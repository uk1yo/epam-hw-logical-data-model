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232594" w14:textId="77777777" w:rsidR="00500742" w:rsidRDefault="00500742" w:rsidP="00500742">
      <w:pPr>
        <w:pStyle w:val="BodyText"/>
      </w:pPr>
    </w:p>
    <w:p w14:paraId="77658F3B" w14:textId="77777777" w:rsidR="00500742" w:rsidRDefault="00500742" w:rsidP="00500742">
      <w:pPr>
        <w:pStyle w:val="BodyText"/>
      </w:pPr>
    </w:p>
    <w:p w14:paraId="0E34BD01" w14:textId="77777777" w:rsidR="00500742" w:rsidRDefault="00500742" w:rsidP="00500742">
      <w:pPr>
        <w:pStyle w:val="BodyText"/>
      </w:pPr>
      <w:r>
        <w:rPr>
          <w:noProof/>
          <w:color w:val="2B579A"/>
          <w:shd w:val="clear" w:color="auto" w:fill="E6E6E6"/>
        </w:rPr>
        <w:drawing>
          <wp:anchor distT="0" distB="0" distL="114300" distR="114300" simplePos="0" relativeHeight="251658240" behindDoc="0" locked="0" layoutInCell="1" allowOverlap="1" wp14:anchorId="7FA95EBA" wp14:editId="1FA3F6CA">
            <wp:simplePos x="0" y="0"/>
            <wp:positionH relativeFrom="column">
              <wp:posOffset>635</wp:posOffset>
            </wp:positionH>
            <wp:positionV relativeFrom="page">
              <wp:posOffset>1225854</wp:posOffset>
            </wp:positionV>
            <wp:extent cx="914400" cy="3238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M_LOGO_gray_blue.eps"/>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4400" cy="323850"/>
                    </a:xfrm>
                    <a:prstGeom prst="rect">
                      <a:avLst/>
                    </a:prstGeom>
                  </pic:spPr>
                </pic:pic>
              </a:graphicData>
            </a:graphic>
            <wp14:sizeRelH relativeFrom="page">
              <wp14:pctWidth>0</wp14:pctWidth>
            </wp14:sizeRelH>
            <wp14:sizeRelV relativeFrom="page">
              <wp14:pctHeight>0</wp14:pctHeight>
            </wp14:sizeRelV>
          </wp:anchor>
        </w:drawing>
      </w:r>
    </w:p>
    <w:p w14:paraId="18437880" w14:textId="77777777" w:rsidR="00500742" w:rsidRDefault="00500742" w:rsidP="00500742">
      <w:pPr>
        <w:pStyle w:val="BodyText"/>
      </w:pPr>
    </w:p>
    <w:p w14:paraId="6F72959F" w14:textId="77777777" w:rsidR="00500742" w:rsidRDefault="00500742" w:rsidP="00500742">
      <w:pPr>
        <w:pStyle w:val="BodyText"/>
      </w:pPr>
    </w:p>
    <w:p w14:paraId="19E2EDC6" w14:textId="77777777" w:rsidR="00500742" w:rsidRDefault="00500742" w:rsidP="00500742">
      <w:pPr>
        <w:pStyle w:val="BodyText"/>
      </w:pPr>
    </w:p>
    <w:p w14:paraId="31C885E5" w14:textId="77777777" w:rsidR="00500742" w:rsidRDefault="00500742" w:rsidP="00500742">
      <w:pPr>
        <w:pStyle w:val="BodyText"/>
      </w:pPr>
    </w:p>
    <w:p w14:paraId="74C5682C" w14:textId="77777777" w:rsidR="00500742" w:rsidRDefault="00500742" w:rsidP="00500742">
      <w:pPr>
        <w:pStyle w:val="BodyText"/>
      </w:pPr>
    </w:p>
    <w:p w14:paraId="543A52D9" w14:textId="77777777" w:rsidR="00500742" w:rsidRDefault="00500742" w:rsidP="00500742">
      <w:pPr>
        <w:pStyle w:val="BodyText"/>
      </w:pPr>
    </w:p>
    <w:p w14:paraId="5C893A34" w14:textId="77777777" w:rsidR="00500742" w:rsidRDefault="00500742" w:rsidP="00500742">
      <w:pPr>
        <w:pStyle w:val="BodyText"/>
      </w:pPr>
    </w:p>
    <w:tbl>
      <w:tblPr>
        <w:tblW w:w="0" w:type="auto"/>
        <w:tblLook w:val="01E0" w:firstRow="1" w:lastRow="1" w:firstColumn="1" w:lastColumn="1" w:noHBand="0" w:noVBand="0"/>
      </w:tblPr>
      <w:tblGrid>
        <w:gridCol w:w="9357"/>
      </w:tblGrid>
      <w:tr w:rsidR="00500742" w:rsidRPr="00114D08" w14:paraId="6626B668" w14:textId="77777777" w:rsidTr="007206CD">
        <w:trPr>
          <w:trHeight w:val="1583"/>
        </w:trPr>
        <w:tc>
          <w:tcPr>
            <w:tcW w:w="9359" w:type="dxa"/>
          </w:tcPr>
          <w:p w14:paraId="178AC1E6" w14:textId="181E0177" w:rsidR="00500742" w:rsidRPr="007F4104" w:rsidRDefault="00426215" w:rsidP="007206CD">
            <w:pPr>
              <w:pStyle w:val="CommentSubject"/>
            </w:pPr>
            <w:del w:id="0" w:author="Alikhan Serik" w:date="2026-07-02T16:04:00Z" w16du:dateUtc="2026-07-02T11:04:00Z">
              <w:r w:rsidDel="005B10E3">
                <w:delText>Business Template</w:delText>
              </w:r>
            </w:del>
            <w:ins w:id="1" w:author="Alikhan Serik" w:date="2026-07-02T16:04:00Z" w16du:dateUtc="2026-07-02T11:04:00Z">
              <w:r w:rsidR="005B10E3">
                <w:t>Alikhan Serik</w:t>
              </w:r>
            </w:ins>
          </w:p>
          <w:p w14:paraId="2A75448B" w14:textId="77777777" w:rsidR="00D04DA9" w:rsidRPr="00D04DA9" w:rsidRDefault="00500742" w:rsidP="00D04DA9">
            <w:pPr>
              <w:widowControl/>
              <w:autoSpaceDE w:val="0"/>
              <w:autoSpaceDN w:val="0"/>
              <w:adjustRightInd w:val="0"/>
              <w:spacing w:line="240" w:lineRule="auto"/>
              <w:rPr>
                <w:rFonts w:ascii="Calibri" w:eastAsiaTheme="minorHAnsi" w:hAnsi="Calibri" w:cs="Calibri"/>
                <w:color w:val="000000"/>
                <w:sz w:val="24"/>
                <w:szCs w:val="24"/>
              </w:rPr>
            </w:pPr>
            <w:r>
              <w:rPr>
                <w:color w:val="2B579A"/>
                <w:shd w:val="clear" w:color="auto" w:fill="E6E6E6"/>
              </w:rPr>
              <w:fldChar w:fldCharType="begin"/>
            </w:r>
            <w:r>
              <w:instrText xml:space="preserve"> DOCPROPERTY  Title  \* MERGEFORMAT </w:instrText>
            </w:r>
            <w:r>
              <w:rPr>
                <w:color w:val="2B579A"/>
                <w:shd w:val="clear" w:color="auto" w:fill="E6E6E6"/>
              </w:rPr>
              <w:fldChar w:fldCharType="separate"/>
            </w:r>
          </w:p>
          <w:p w14:paraId="413D4256" w14:textId="12974761" w:rsidR="00500742" w:rsidRPr="00D04DA9" w:rsidRDefault="005B10E3" w:rsidP="005B10E3">
            <w:pPr>
              <w:widowControl/>
              <w:autoSpaceDE w:val="0"/>
              <w:autoSpaceDN w:val="0"/>
              <w:adjustRightInd w:val="0"/>
              <w:spacing w:line="240" w:lineRule="auto"/>
              <w:rPr>
                <w:rFonts w:ascii="Arial" w:eastAsiaTheme="minorEastAsia" w:hAnsi="Arial" w:cs="Arial"/>
                <w:b/>
                <w:bCs/>
                <w:caps/>
                <w:color w:val="464547"/>
                <w:sz w:val="44"/>
                <w:szCs w:val="44"/>
              </w:rPr>
            </w:pPr>
            <w:ins w:id="2" w:author="Alikhan Serik" w:date="2026-07-02T16:04:00Z">
              <w:r w:rsidRPr="005B10E3">
                <w:rPr>
                  <w:rFonts w:ascii="Arial" w:eastAsiaTheme="minorEastAsia" w:hAnsi="Arial" w:cs="Arial"/>
                  <w:b/>
                  <w:bCs/>
                  <w:caps/>
                  <w:color w:val="464547"/>
                  <w:sz w:val="44"/>
                  <w:szCs w:val="44"/>
                  <w:lang w:val="ru-KZ"/>
                </w:rPr>
                <w:t>An Auction House Database</w:t>
              </w:r>
            </w:ins>
            <w:del w:id="3" w:author="Alikhan Serik" w:date="2026-07-02T16:04:00Z" w16du:dateUtc="2026-07-02T11:04:00Z">
              <w:r w:rsidR="00950730" w:rsidRPr="00950730" w:rsidDel="005B10E3">
                <w:rPr>
                  <w:rFonts w:ascii="Arial" w:eastAsiaTheme="minorEastAsia" w:hAnsi="Arial" w:cs="Arial"/>
                  <w:b/>
                  <w:bCs/>
                  <w:caps/>
                  <w:color w:val="464547"/>
                  <w:sz w:val="44"/>
                  <w:szCs w:val="44"/>
                </w:rPr>
                <w:delText>Subject</w:delText>
              </w:r>
              <w:r w:rsidR="00950730" w:rsidDel="005B10E3">
                <w:rPr>
                  <w:rFonts w:ascii="Arial" w:eastAsiaTheme="minorEastAsia" w:hAnsi="Arial" w:cs="Arial"/>
                  <w:b/>
                  <w:bCs/>
                  <w:caps/>
                  <w:color w:val="464547"/>
                  <w:sz w:val="44"/>
                  <w:szCs w:val="44"/>
                </w:rPr>
                <w:delText xml:space="preserve"> </w:delText>
              </w:r>
              <w:r w:rsidR="00950730" w:rsidRPr="00950730" w:rsidDel="005B10E3">
                <w:rPr>
                  <w:rFonts w:ascii="Arial" w:eastAsiaTheme="minorEastAsia" w:hAnsi="Arial" w:cs="Arial"/>
                  <w:b/>
                  <w:bCs/>
                  <w:caps/>
                  <w:color w:val="464547"/>
                  <w:sz w:val="44"/>
                  <w:szCs w:val="44"/>
                </w:rPr>
                <w:delText>areas</w:delText>
              </w:r>
            </w:del>
            <w:r w:rsidR="00500742">
              <w:rPr>
                <w:color w:val="2B579A"/>
                <w:shd w:val="clear" w:color="auto" w:fill="E6E6E6"/>
              </w:rPr>
              <w:fldChar w:fldCharType="end"/>
            </w:r>
          </w:p>
        </w:tc>
      </w:tr>
      <w:tr w:rsidR="00500742" w:rsidRPr="00114D08" w14:paraId="40961459" w14:textId="77777777" w:rsidTr="007206CD">
        <w:tc>
          <w:tcPr>
            <w:tcW w:w="9359" w:type="dxa"/>
          </w:tcPr>
          <w:p w14:paraId="76309376" w14:textId="48184ED6" w:rsidR="00500742" w:rsidRPr="00426215" w:rsidRDefault="00426215" w:rsidP="00426215">
            <w:pPr>
              <w:pStyle w:val="ProjectName"/>
              <w:jc w:val="center"/>
              <w:rPr>
                <w:rFonts w:ascii="Arial" w:hAnsi="Arial" w:cs="Arial"/>
                <w:b/>
                <w:bCs/>
                <w:sz w:val="18"/>
                <w:szCs w:val="18"/>
              </w:rPr>
            </w:pPr>
            <w:del w:id="4" w:author="Alikhan Serik" w:date="2026-07-02T16:04:00Z" w16du:dateUtc="2026-07-02T11:04:00Z">
              <w:r w:rsidRPr="00426215" w:rsidDel="005B10E3">
                <w:rPr>
                  <w:rFonts w:ascii="Arial" w:hAnsi="Arial" w:cs="Arial"/>
                  <w:b/>
                  <w:bCs/>
                  <w:sz w:val="18"/>
                  <w:szCs w:val="18"/>
                </w:rPr>
                <w:delText>Logo / Image</w:delText>
              </w:r>
            </w:del>
          </w:p>
        </w:tc>
      </w:tr>
    </w:tbl>
    <w:p w14:paraId="5897652F" w14:textId="77777777" w:rsidR="00500742" w:rsidRDefault="00500742" w:rsidP="00500742">
      <w:pPr>
        <w:pStyle w:val="BodyText"/>
      </w:pPr>
    </w:p>
    <w:p w14:paraId="4311A786" w14:textId="77777777" w:rsidR="00500742" w:rsidRDefault="00500742" w:rsidP="00500742">
      <w:pPr>
        <w:widowControl/>
        <w:spacing w:line="240" w:lineRule="auto"/>
        <w:rPr>
          <w:rFonts w:ascii="Trebuchet MS" w:hAnsi="Trebuchet MS"/>
          <w:color w:val="464547"/>
        </w:rPr>
      </w:pPr>
      <w:r>
        <w:br w:type="page"/>
      </w:r>
    </w:p>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5" w:name="_Toc456598587"/>
      <w:bookmarkStart w:id="6" w:name="_Toc456600918"/>
      <w:bookmarkStart w:id="7" w:name="_Toc2484421"/>
      <w:bookmarkStart w:id="8" w:name="_Toc4475558"/>
      <w:r w:rsidRPr="00713C48">
        <w:t>Contents</w:t>
      </w:r>
    </w:p>
    <w:p w14:paraId="5B80CBBC" w14:textId="7661780F"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16048B9D"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fldChar w:fldCharType="begin"/>
      </w:r>
      <w:r>
        <w:instrText>HYPERLINK \l "_Toc62212634"</w:instrText>
      </w:r>
      <w:r>
        <w:fldChar w:fldCharType="separate"/>
      </w:r>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ins w:id="9" w:author="Alikhan Serik" w:date="2026-07-02T16:06:00Z" w16du:dateUtc="2026-07-02T11:06:00Z">
        <w:r w:rsidR="005B10E3">
          <w:rPr>
            <w:noProof/>
            <w:webHidden/>
          </w:rPr>
          <w:t>4</w:t>
        </w:r>
      </w:ins>
      <w:del w:id="10" w:author="Alikhan Serik" w:date="2026-07-02T16:06:00Z" w16du:dateUtc="2026-07-02T11:06:00Z">
        <w:r w:rsidDel="005B10E3">
          <w:rPr>
            <w:webHidden/>
            <w:color w:val="2B579A"/>
            <w:shd w:val="clear" w:color="auto" w:fill="E6E6E6"/>
          </w:rPr>
          <w:fldChar w:fldCharType="begin"/>
        </w:r>
        <w:r w:rsidDel="005B10E3">
          <w:rPr>
            <w:noProof/>
            <w:webHidden/>
          </w:rPr>
          <w:delInstrText xml:space="preserve"> PAGEREF _Toc62212634 \h </w:delInstrText>
        </w:r>
        <w:r w:rsidDel="005B10E3">
          <w:rPr>
            <w:webHidden/>
            <w:color w:val="2B579A"/>
            <w:shd w:val="clear" w:color="auto" w:fill="E6E6E6"/>
          </w:rPr>
        </w:r>
        <w:r w:rsidDel="005B10E3">
          <w:rPr>
            <w:webHidden/>
            <w:color w:val="2B579A"/>
            <w:shd w:val="clear" w:color="auto" w:fill="E6E6E6"/>
          </w:rPr>
          <w:fldChar w:fldCharType="separate"/>
        </w:r>
        <w:r w:rsidR="000370D4" w:rsidDel="005B10E3">
          <w:rPr>
            <w:noProof/>
            <w:webHidden/>
          </w:rPr>
          <w:delText>3</w:delText>
        </w:r>
        <w:r w:rsidDel="005B10E3">
          <w:rPr>
            <w:webHidden/>
            <w:color w:val="2B579A"/>
            <w:shd w:val="clear" w:color="auto" w:fill="E6E6E6"/>
          </w:rPr>
          <w:fldChar w:fldCharType="end"/>
        </w:r>
      </w:del>
      <w:r>
        <w:fldChar w:fldCharType="end"/>
      </w:r>
    </w:p>
    <w:p w14:paraId="41C96AAF" w14:textId="48A4EE95" w:rsidR="00407DD5" w:rsidRDefault="00407DD5">
      <w:pPr>
        <w:pStyle w:val="TOC2"/>
        <w:tabs>
          <w:tab w:val="left" w:pos="880"/>
          <w:tab w:val="right" w:leader="dot" w:pos="9347"/>
        </w:tabs>
        <w:rPr>
          <w:rFonts w:asciiTheme="minorHAnsi" w:eastAsiaTheme="minorEastAsia" w:hAnsiTheme="minorHAnsi" w:cstheme="minorBidi"/>
          <w:noProof/>
          <w:sz w:val="22"/>
          <w:szCs w:val="22"/>
        </w:rPr>
      </w:pPr>
      <w:del w:id="11" w:author="Alikhan Serik" w:date="2026-07-02T16:06:00Z" w16du:dateUtc="2026-07-02T11:06:00Z">
        <w:r w:rsidDel="005B10E3">
          <w:fldChar w:fldCharType="begin"/>
        </w:r>
        <w:r w:rsidDel="005B10E3">
          <w:delInstrText>HYPERLINK \l "_Toc62212635"</w:delInstrText>
        </w:r>
        <w:r w:rsidDel="005B10E3">
          <w:fldChar w:fldCharType="separate"/>
        </w:r>
        <w:r w:rsidRPr="00CF14D8" w:rsidDel="005B10E3">
          <w:rPr>
            <w:rStyle w:val="Hyperlink"/>
            <w:rFonts w:eastAsia="MS Gothic"/>
            <w:noProof/>
          </w:rPr>
          <w:delText>2.1</w:delText>
        </w:r>
        <w:r w:rsidDel="005B10E3">
          <w:rPr>
            <w:rFonts w:asciiTheme="minorHAnsi" w:eastAsiaTheme="minorEastAsia" w:hAnsiTheme="minorHAnsi" w:cstheme="minorBidi"/>
            <w:noProof/>
            <w:sz w:val="22"/>
            <w:szCs w:val="22"/>
          </w:rPr>
          <w:tab/>
        </w:r>
        <w:r w:rsidRPr="00CF14D8" w:rsidDel="005B10E3">
          <w:rPr>
            <w:rStyle w:val="Hyperlink"/>
            <w:rFonts w:eastAsia="MS Gothic"/>
            <w:noProof/>
          </w:rPr>
          <w:delText>Definitions &amp; Acronyms</w:delText>
        </w:r>
        <w:r w:rsidDel="005B10E3">
          <w:rPr>
            <w:noProof/>
            <w:webHidden/>
          </w:rPr>
          <w:tab/>
        </w:r>
        <w:r w:rsidDel="005B10E3">
          <w:rPr>
            <w:webHidden/>
            <w:color w:val="2B579A"/>
            <w:shd w:val="clear" w:color="auto" w:fill="E6E6E6"/>
          </w:rPr>
          <w:fldChar w:fldCharType="begin"/>
        </w:r>
        <w:r w:rsidDel="005B10E3">
          <w:rPr>
            <w:noProof/>
            <w:webHidden/>
          </w:rPr>
          <w:delInstrText xml:space="preserve"> PAGEREF _Toc62212635 \h </w:delInstrText>
        </w:r>
        <w:r w:rsidDel="005B10E3">
          <w:rPr>
            <w:webHidden/>
            <w:color w:val="2B579A"/>
            <w:shd w:val="clear" w:color="auto" w:fill="E6E6E6"/>
          </w:rPr>
        </w:r>
        <w:r w:rsidDel="005B10E3">
          <w:rPr>
            <w:webHidden/>
            <w:color w:val="2B579A"/>
            <w:shd w:val="clear" w:color="auto" w:fill="E6E6E6"/>
          </w:rPr>
          <w:fldChar w:fldCharType="separate"/>
        </w:r>
        <w:r w:rsidR="000370D4" w:rsidDel="005B10E3">
          <w:rPr>
            <w:noProof/>
            <w:webHidden/>
          </w:rPr>
          <w:delText>3</w:delText>
        </w:r>
        <w:r w:rsidDel="005B10E3">
          <w:rPr>
            <w:webHidden/>
            <w:color w:val="2B579A"/>
            <w:shd w:val="clear" w:color="auto" w:fill="E6E6E6"/>
          </w:rPr>
          <w:fldChar w:fldCharType="end"/>
        </w:r>
        <w:r w:rsidDel="005B10E3">
          <w:fldChar w:fldCharType="end"/>
        </w:r>
      </w:del>
      <w:ins w:id="12" w:author="Alikhan Serik" w:date="2026-07-02T16:06:00Z" w16du:dateUtc="2026-07-02T11:06:00Z">
        <w:r w:rsidR="005B10E3">
          <w:fldChar w:fldCharType="begin"/>
        </w:r>
        <w:r w:rsidR="005B10E3">
          <w:instrText>HYPERLINK \l "_Toc62212635"</w:instrText>
        </w:r>
        <w:r w:rsidR="005B10E3">
          <w:fldChar w:fldCharType="separate"/>
        </w:r>
        <w:r w:rsidR="005B10E3" w:rsidRPr="00CF14D8">
          <w:rPr>
            <w:rStyle w:val="Hyperlink"/>
            <w:rFonts w:eastAsia="MS Gothic"/>
            <w:noProof/>
          </w:rPr>
          <w:t>2.1</w:t>
        </w:r>
        <w:r w:rsidR="005B10E3">
          <w:rPr>
            <w:rFonts w:asciiTheme="minorHAnsi" w:eastAsiaTheme="minorEastAsia" w:hAnsiTheme="minorHAnsi" w:cstheme="minorBidi"/>
            <w:noProof/>
            <w:sz w:val="22"/>
            <w:szCs w:val="22"/>
          </w:rPr>
          <w:tab/>
        </w:r>
        <w:r w:rsidR="005B10E3" w:rsidRPr="00CF14D8">
          <w:rPr>
            <w:rStyle w:val="Hyperlink"/>
            <w:rFonts w:eastAsia="MS Gothic"/>
            <w:noProof/>
          </w:rPr>
          <w:t>Definitions &amp; Acronyms</w:t>
        </w:r>
        <w:r w:rsidR="005B10E3">
          <w:rPr>
            <w:noProof/>
            <w:webHidden/>
          </w:rPr>
          <w:tab/>
        </w:r>
        <w:r w:rsidR="005B10E3" w:rsidRPr="005B10E3">
          <w:rPr>
            <w:webHidden/>
            <w:color w:val="404040" w:themeColor="text1" w:themeTint="BF"/>
            <w:shd w:val="clear" w:color="auto" w:fill="E6E6E6"/>
          </w:rPr>
          <w:t>4</w:t>
        </w:r>
        <w:r w:rsidR="005B10E3">
          <w:fldChar w:fldCharType="end"/>
        </w:r>
      </w:ins>
    </w:p>
    <w:p w14:paraId="670E842D" w14:textId="5C7E2C98" w:rsidR="00407DD5" w:rsidRDefault="00407DD5">
      <w:pPr>
        <w:pStyle w:val="TOC2"/>
        <w:tabs>
          <w:tab w:val="left" w:pos="880"/>
          <w:tab w:val="right" w:leader="dot" w:pos="9347"/>
        </w:tabs>
        <w:rPr>
          <w:rFonts w:asciiTheme="minorHAnsi" w:eastAsiaTheme="minorEastAsia" w:hAnsiTheme="minorHAnsi" w:cstheme="minorBidi"/>
          <w:noProof/>
          <w:sz w:val="22"/>
          <w:szCs w:val="22"/>
        </w:rPr>
      </w:pPr>
      <w:del w:id="13" w:author="Alikhan Serik" w:date="2026-07-02T16:06:00Z" w16du:dateUtc="2026-07-02T11:06:00Z">
        <w:r w:rsidDel="005B10E3">
          <w:fldChar w:fldCharType="begin"/>
        </w:r>
        <w:r w:rsidDel="005B10E3">
          <w:delInstrText>HYPERLINK \l "_Toc62212636"</w:delInstrText>
        </w:r>
        <w:r w:rsidDel="005B10E3">
          <w:fldChar w:fldCharType="separate"/>
        </w:r>
        <w:r w:rsidRPr="00CF14D8" w:rsidDel="005B10E3">
          <w:rPr>
            <w:rStyle w:val="Hyperlink"/>
            <w:rFonts w:eastAsia="MS Gothic"/>
            <w:noProof/>
          </w:rPr>
          <w:delText>2.2</w:delText>
        </w:r>
        <w:r w:rsidDel="005B10E3">
          <w:rPr>
            <w:rFonts w:asciiTheme="minorHAnsi" w:eastAsiaTheme="minorEastAsia" w:hAnsiTheme="minorHAnsi" w:cstheme="minorBidi"/>
            <w:noProof/>
            <w:sz w:val="22"/>
            <w:szCs w:val="22"/>
          </w:rPr>
          <w:tab/>
        </w:r>
        <w:r w:rsidRPr="00CF14D8" w:rsidDel="005B10E3">
          <w:rPr>
            <w:rStyle w:val="Hyperlink"/>
            <w:rFonts w:eastAsia="MS Gothic"/>
            <w:noProof/>
          </w:rPr>
          <w:delText>Logical Scheme</w:delText>
        </w:r>
        <w:r w:rsidDel="005B10E3">
          <w:rPr>
            <w:noProof/>
            <w:webHidden/>
          </w:rPr>
          <w:tab/>
        </w:r>
        <w:r w:rsidDel="005B10E3">
          <w:rPr>
            <w:webHidden/>
            <w:color w:val="2B579A"/>
            <w:shd w:val="clear" w:color="auto" w:fill="E6E6E6"/>
          </w:rPr>
          <w:fldChar w:fldCharType="begin"/>
        </w:r>
        <w:r w:rsidDel="005B10E3">
          <w:rPr>
            <w:noProof/>
            <w:webHidden/>
          </w:rPr>
          <w:delInstrText xml:space="preserve"> PAGEREF _Toc62212636 \h </w:delInstrText>
        </w:r>
        <w:r w:rsidDel="005B10E3">
          <w:rPr>
            <w:webHidden/>
            <w:color w:val="2B579A"/>
            <w:shd w:val="clear" w:color="auto" w:fill="E6E6E6"/>
          </w:rPr>
        </w:r>
        <w:r w:rsidDel="005B10E3">
          <w:rPr>
            <w:webHidden/>
            <w:color w:val="2B579A"/>
            <w:shd w:val="clear" w:color="auto" w:fill="E6E6E6"/>
          </w:rPr>
          <w:fldChar w:fldCharType="separate"/>
        </w:r>
        <w:r w:rsidR="000370D4" w:rsidDel="005B10E3">
          <w:rPr>
            <w:noProof/>
            <w:webHidden/>
          </w:rPr>
          <w:delText>3</w:delText>
        </w:r>
        <w:r w:rsidDel="005B10E3">
          <w:rPr>
            <w:webHidden/>
            <w:color w:val="2B579A"/>
            <w:shd w:val="clear" w:color="auto" w:fill="E6E6E6"/>
          </w:rPr>
          <w:fldChar w:fldCharType="end"/>
        </w:r>
        <w:r w:rsidDel="005B10E3">
          <w:fldChar w:fldCharType="end"/>
        </w:r>
      </w:del>
      <w:ins w:id="14" w:author="Alikhan Serik" w:date="2026-07-02T16:06:00Z" w16du:dateUtc="2026-07-02T11:06:00Z">
        <w:r w:rsidR="005B10E3">
          <w:fldChar w:fldCharType="begin"/>
        </w:r>
        <w:r w:rsidR="005B10E3">
          <w:instrText>HYPERLINK \l "_Toc62212636"</w:instrText>
        </w:r>
        <w:r w:rsidR="005B10E3">
          <w:fldChar w:fldCharType="separate"/>
        </w:r>
        <w:r w:rsidR="005B10E3" w:rsidRPr="00CF14D8">
          <w:rPr>
            <w:rStyle w:val="Hyperlink"/>
            <w:rFonts w:eastAsia="MS Gothic"/>
            <w:noProof/>
          </w:rPr>
          <w:t>2.2</w:t>
        </w:r>
        <w:r w:rsidR="005B10E3">
          <w:rPr>
            <w:rFonts w:asciiTheme="minorHAnsi" w:eastAsiaTheme="minorEastAsia" w:hAnsiTheme="minorHAnsi" w:cstheme="minorBidi"/>
            <w:noProof/>
            <w:sz w:val="22"/>
            <w:szCs w:val="22"/>
          </w:rPr>
          <w:tab/>
        </w:r>
        <w:r w:rsidR="005B10E3" w:rsidRPr="00CF14D8">
          <w:rPr>
            <w:rStyle w:val="Hyperlink"/>
            <w:rFonts w:eastAsia="MS Gothic"/>
            <w:noProof/>
          </w:rPr>
          <w:t>Logical Scheme</w:t>
        </w:r>
        <w:r w:rsidR="005B10E3">
          <w:rPr>
            <w:noProof/>
            <w:webHidden/>
          </w:rPr>
          <w:tab/>
        </w:r>
        <w:r w:rsidR="005B10E3" w:rsidRPr="005B10E3">
          <w:rPr>
            <w:webHidden/>
            <w:color w:val="404040" w:themeColor="text1" w:themeTint="BF"/>
            <w:shd w:val="clear" w:color="auto" w:fill="E6E6E6"/>
          </w:rPr>
          <w:t>4</w:t>
        </w:r>
        <w:r w:rsidR="005B10E3">
          <w:fldChar w:fldCharType="end"/>
        </w:r>
      </w:ins>
    </w:p>
    <w:p w14:paraId="32F1B2ED" w14:textId="49E07D7F" w:rsidR="00407DD5" w:rsidRDefault="00407DD5">
      <w:pPr>
        <w:pStyle w:val="TOC2"/>
        <w:tabs>
          <w:tab w:val="left" w:pos="880"/>
          <w:tab w:val="right" w:leader="dot" w:pos="9347"/>
        </w:tabs>
        <w:rPr>
          <w:rFonts w:asciiTheme="minorHAnsi" w:eastAsiaTheme="minorEastAsia" w:hAnsiTheme="minorHAnsi" w:cstheme="minorBidi"/>
          <w:noProof/>
          <w:sz w:val="22"/>
          <w:szCs w:val="22"/>
        </w:rPr>
      </w:pPr>
      <w:del w:id="15" w:author="Alikhan Serik" w:date="2026-07-02T16:06:00Z" w16du:dateUtc="2026-07-02T11:06:00Z">
        <w:r w:rsidDel="005B10E3">
          <w:fldChar w:fldCharType="begin"/>
        </w:r>
        <w:r w:rsidDel="005B10E3">
          <w:delInstrText>HYPERLINK \l "_Toc62212637"</w:delInstrText>
        </w:r>
        <w:r w:rsidDel="005B10E3">
          <w:fldChar w:fldCharType="separate"/>
        </w:r>
        <w:r w:rsidRPr="00CF14D8" w:rsidDel="005B10E3">
          <w:rPr>
            <w:rStyle w:val="Hyperlink"/>
            <w:rFonts w:eastAsia="MS Gothic"/>
            <w:noProof/>
          </w:rPr>
          <w:delText>2.3</w:delText>
        </w:r>
        <w:r w:rsidDel="005B10E3">
          <w:rPr>
            <w:rFonts w:asciiTheme="minorHAnsi" w:eastAsiaTheme="minorEastAsia" w:hAnsiTheme="minorHAnsi" w:cstheme="minorBidi"/>
            <w:noProof/>
            <w:sz w:val="22"/>
            <w:szCs w:val="22"/>
          </w:rPr>
          <w:tab/>
        </w:r>
        <w:r w:rsidRPr="00CF14D8" w:rsidDel="005B10E3">
          <w:rPr>
            <w:rStyle w:val="Hyperlink"/>
            <w:rFonts w:eastAsia="MS Gothic"/>
            <w:noProof/>
          </w:rPr>
          <w:delText>Objects</w:delText>
        </w:r>
        <w:r w:rsidDel="005B10E3">
          <w:rPr>
            <w:noProof/>
            <w:webHidden/>
          </w:rPr>
          <w:tab/>
        </w:r>
        <w:r w:rsidDel="005B10E3">
          <w:rPr>
            <w:webHidden/>
            <w:color w:val="2B579A"/>
            <w:shd w:val="clear" w:color="auto" w:fill="E6E6E6"/>
          </w:rPr>
          <w:fldChar w:fldCharType="begin"/>
        </w:r>
        <w:r w:rsidDel="005B10E3">
          <w:rPr>
            <w:noProof/>
            <w:webHidden/>
          </w:rPr>
          <w:delInstrText xml:space="preserve"> PAGEREF _Toc62212637 \h </w:delInstrText>
        </w:r>
        <w:r w:rsidDel="005B10E3">
          <w:rPr>
            <w:webHidden/>
            <w:color w:val="2B579A"/>
            <w:shd w:val="clear" w:color="auto" w:fill="E6E6E6"/>
          </w:rPr>
        </w:r>
        <w:r w:rsidDel="005B10E3">
          <w:rPr>
            <w:webHidden/>
            <w:color w:val="2B579A"/>
            <w:shd w:val="clear" w:color="auto" w:fill="E6E6E6"/>
          </w:rPr>
          <w:fldChar w:fldCharType="separate"/>
        </w:r>
        <w:r w:rsidR="000370D4" w:rsidDel="005B10E3">
          <w:rPr>
            <w:noProof/>
            <w:webHidden/>
          </w:rPr>
          <w:delText>3</w:delText>
        </w:r>
        <w:r w:rsidDel="005B10E3">
          <w:rPr>
            <w:webHidden/>
            <w:color w:val="2B579A"/>
            <w:shd w:val="clear" w:color="auto" w:fill="E6E6E6"/>
          </w:rPr>
          <w:fldChar w:fldCharType="end"/>
        </w:r>
        <w:r w:rsidDel="005B10E3">
          <w:fldChar w:fldCharType="end"/>
        </w:r>
      </w:del>
      <w:ins w:id="16" w:author="Alikhan Serik" w:date="2026-07-02T16:06:00Z" w16du:dateUtc="2026-07-02T11:06:00Z">
        <w:r w:rsidR="005B10E3">
          <w:fldChar w:fldCharType="begin"/>
        </w:r>
        <w:r w:rsidR="005B10E3">
          <w:instrText>HYPERLINK \l "_Toc62212637"</w:instrText>
        </w:r>
        <w:r w:rsidR="005B10E3">
          <w:fldChar w:fldCharType="separate"/>
        </w:r>
        <w:r w:rsidR="005B10E3" w:rsidRPr="00CF14D8">
          <w:rPr>
            <w:rStyle w:val="Hyperlink"/>
            <w:rFonts w:eastAsia="MS Gothic"/>
            <w:noProof/>
          </w:rPr>
          <w:t>2.3</w:t>
        </w:r>
        <w:r w:rsidR="005B10E3">
          <w:rPr>
            <w:rFonts w:asciiTheme="minorHAnsi" w:eastAsiaTheme="minorEastAsia" w:hAnsiTheme="minorHAnsi" w:cstheme="minorBidi"/>
            <w:noProof/>
            <w:sz w:val="22"/>
            <w:szCs w:val="22"/>
          </w:rPr>
          <w:tab/>
        </w:r>
        <w:r w:rsidR="005B10E3" w:rsidRPr="00CF14D8">
          <w:rPr>
            <w:rStyle w:val="Hyperlink"/>
            <w:rFonts w:eastAsia="MS Gothic"/>
            <w:noProof/>
          </w:rPr>
          <w:t>Objects</w:t>
        </w:r>
        <w:r w:rsidR="005B10E3">
          <w:rPr>
            <w:noProof/>
            <w:webHidden/>
          </w:rPr>
          <w:tab/>
        </w:r>
        <w:r w:rsidR="005B10E3" w:rsidRPr="005B10E3">
          <w:rPr>
            <w:webHidden/>
            <w:color w:val="404040" w:themeColor="text1" w:themeTint="BF"/>
            <w:shd w:val="clear" w:color="auto" w:fill="E6E6E6"/>
          </w:rPr>
          <w:t>4</w:t>
        </w:r>
        <w:r w:rsidR="005B10E3">
          <w:fldChar w:fldCharType="end"/>
        </w:r>
      </w:ins>
    </w:p>
    <w:p w14:paraId="58FCF022" w14:textId="7D69FC3F"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17" w:name="_Section_1"/>
      <w:bookmarkEnd w:id="17"/>
      <w:r w:rsidRPr="008E2573">
        <w:br w:type="page"/>
      </w:r>
      <w:bookmarkEnd w:id="5"/>
      <w:bookmarkEnd w:id="6"/>
      <w:bookmarkEnd w:id="7"/>
      <w:bookmarkEnd w:id="8"/>
    </w:p>
    <w:p w14:paraId="31B69AA4" w14:textId="77777777" w:rsidR="00426215" w:rsidRDefault="00426215" w:rsidP="00426215">
      <w:pPr>
        <w:pStyle w:val="Heading1"/>
        <w:ind w:left="431" w:hanging="431"/>
      </w:pPr>
      <w:bookmarkStart w:id="18" w:name="_Toc412572569"/>
      <w:bookmarkStart w:id="19" w:name="_Toc509167633"/>
      <w:bookmarkStart w:id="20" w:name="_Toc62212630"/>
      <w:r>
        <w:lastRenderedPageBreak/>
        <w:t>Business Description</w:t>
      </w:r>
      <w:bookmarkEnd w:id="18"/>
      <w:bookmarkEnd w:id="19"/>
      <w:bookmarkEnd w:id="20"/>
    </w:p>
    <w:p w14:paraId="45574318" w14:textId="6BB86AAC" w:rsidR="00426215" w:rsidRDefault="00426215" w:rsidP="00426215">
      <w:pPr>
        <w:pStyle w:val="Heading2"/>
        <w:keepNext w:val="0"/>
        <w:ind w:left="851" w:hanging="851"/>
      </w:pPr>
      <w:bookmarkStart w:id="21" w:name="_Toc412572570"/>
      <w:bookmarkStart w:id="22" w:name="_Toc509167634"/>
      <w:bookmarkStart w:id="23" w:name="_Toc62212631"/>
      <w:r>
        <w:t>Business background</w:t>
      </w:r>
      <w:bookmarkEnd w:id="21"/>
      <w:bookmarkEnd w:id="22"/>
      <w:bookmarkEnd w:id="23"/>
    </w:p>
    <w:p w14:paraId="72CE6F91" w14:textId="61CBD76E" w:rsidR="00000C7A" w:rsidRDefault="00000C7A">
      <w:pPr>
        <w:pStyle w:val="BodyText"/>
        <w:jc w:val="both"/>
        <w:rPr>
          <w:ins w:id="24" w:author="Alikhan Serik" w:date="2026-07-02T14:55:00Z" w16du:dateUtc="2026-07-02T09:55:00Z"/>
        </w:rPr>
        <w:pPrChange w:id="25" w:author="Alikhan Serik" w:date="2026-07-02T14:56:00Z" w16du:dateUtc="2026-07-02T09:56:00Z">
          <w:pPr>
            <w:pStyle w:val="BodyText"/>
          </w:pPr>
        </w:pPrChange>
      </w:pPr>
      <w:ins w:id="26" w:author="Alikhan Serik" w:date="2026-07-02T14:55:00Z" w16du:dateUtc="2026-07-02T09:55:00Z">
        <w:r>
          <w:t>The company specializes in selling antiques and works of art through auctions. Interaction takes place between two key categories of counterparties: legitimate sellers (owners of the items) and buyers. The firm acts as an intermediary: it accepts items, assembles lots, classifies them, and determines at which auction the sale of a particular lot will be most profitable. Each auction has a strictly fixed date, location, and time, as well as its own specific focus (for example, “oil paintings created before 1900”).</w:t>
        </w:r>
      </w:ins>
    </w:p>
    <w:p w14:paraId="749B1272" w14:textId="77777777" w:rsidR="00000C7A" w:rsidRDefault="00000C7A" w:rsidP="00000C7A">
      <w:pPr>
        <w:pStyle w:val="BodyText"/>
        <w:rPr>
          <w:ins w:id="27" w:author="Alikhan Serik" w:date="2026-07-02T14:55:00Z" w16du:dateUtc="2026-07-02T09:55:00Z"/>
        </w:rPr>
      </w:pPr>
    </w:p>
    <w:p w14:paraId="1CE130DD" w14:textId="42DA1D2F" w:rsidR="00C403FF" w:rsidRPr="00C403FF" w:rsidRDefault="00C403FF" w:rsidP="00000C7A">
      <w:pPr>
        <w:pStyle w:val="BodyText"/>
      </w:pPr>
    </w:p>
    <w:p w14:paraId="3F9669AC" w14:textId="58EB986B" w:rsidR="00C403FF" w:rsidRPr="00C403FF" w:rsidRDefault="00426215" w:rsidP="00C403FF">
      <w:pPr>
        <w:pStyle w:val="Heading2"/>
        <w:keepNext w:val="0"/>
        <w:ind w:left="851" w:hanging="851"/>
      </w:pPr>
      <w:bookmarkStart w:id="28" w:name="_Toc412572571"/>
      <w:bookmarkStart w:id="29" w:name="_Toc509167635"/>
      <w:bookmarkStart w:id="30" w:name="_Toc62212632"/>
      <w:r>
        <w:t>P</w:t>
      </w:r>
      <w:r w:rsidRPr="00473DF1">
        <w:t>roblems</w:t>
      </w:r>
      <w:r w:rsidR="00C403FF">
        <w:t>.</w:t>
      </w:r>
      <w:r w:rsidRPr="00473DF1">
        <w:t xml:space="preserve"> </w:t>
      </w:r>
      <w:bookmarkStart w:id="31" w:name="_Toc462595274"/>
      <w:bookmarkEnd w:id="28"/>
      <w:bookmarkEnd w:id="29"/>
      <w:r w:rsidR="00C403FF" w:rsidRPr="00C403FF">
        <w:t>Current Situation</w:t>
      </w:r>
      <w:bookmarkEnd w:id="30"/>
      <w:bookmarkEnd w:id="31"/>
    </w:p>
    <w:p w14:paraId="32D65C91" w14:textId="4BC2932D" w:rsidR="00000C7A" w:rsidRPr="00000C7A" w:rsidRDefault="00000C7A" w:rsidP="00000C7A">
      <w:pPr>
        <w:pStyle w:val="BodyText"/>
        <w:jc w:val="both"/>
        <w:rPr>
          <w:ins w:id="32" w:author="Alikhan Serik" w:date="2026-07-02T14:57:00Z" w16du:dateUtc="2026-07-02T09:57:00Z"/>
        </w:rPr>
      </w:pPr>
      <w:ins w:id="33" w:author="Alikhan Serik" w:date="2026-07-02T14:59:00Z" w16du:dateUtc="2026-07-02T09:59:00Z">
        <w:r w:rsidRPr="00B81B4B">
          <w:t>In the current situation, record-keeping is conducted without a centralized relational DBMS, which gives rise to a number of critical problems:</w:t>
        </w:r>
      </w:ins>
    </w:p>
    <w:p w14:paraId="3108D36E" w14:textId="15CA6DD8" w:rsidR="00000C7A" w:rsidRDefault="000149AE" w:rsidP="00000C7A">
      <w:pPr>
        <w:pStyle w:val="BodyText"/>
        <w:numPr>
          <w:ilvl w:val="0"/>
          <w:numId w:val="26"/>
        </w:numPr>
        <w:jc w:val="both"/>
        <w:rPr>
          <w:ins w:id="34" w:author="Alikhan Serik" w:date="2026-07-02T14:57:00Z" w16du:dateUtc="2026-07-02T09:57:00Z"/>
        </w:rPr>
      </w:pPr>
      <w:ins w:id="35" w:author="Alikhan Serik" w:date="2026-07-02T15:12:00Z" w16du:dateUtc="2026-07-02T10:12:00Z">
        <w:r w:rsidRPr="00B81B4B">
          <w:t>Lot number conflicts: Items sold at different auctions may have identical lot numbers. Without a strict link to a specific auction, this leads to confusion in reports.</w:t>
        </w:r>
      </w:ins>
    </w:p>
    <w:p w14:paraId="51157461" w14:textId="11904196" w:rsidR="00000C7A" w:rsidRPr="000149AE" w:rsidRDefault="000149AE" w:rsidP="00000C7A">
      <w:pPr>
        <w:pStyle w:val="BodyText"/>
        <w:numPr>
          <w:ilvl w:val="0"/>
          <w:numId w:val="26"/>
        </w:numPr>
        <w:jc w:val="both"/>
        <w:rPr>
          <w:ins w:id="36" w:author="Alikhan Serik" w:date="2026-07-02T14:57:00Z" w16du:dateUtc="2026-07-02T09:57:00Z"/>
        </w:rPr>
      </w:pPr>
      <w:ins w:id="37" w:author="Alikhan Serik" w:date="2026-07-02T15:12:00Z" w16du:dateUtc="2026-07-02T10:12:00Z">
        <w:r w:rsidRPr="00B81B4B">
          <w:t>Duplication of participant data: The same person or company may act as both a seller and a buyer. In disparate systems, this leads to the creation of duplicate profiles and a loss of data integrity.</w:t>
        </w:r>
      </w:ins>
    </w:p>
    <w:p w14:paraId="7A3D1FB8" w14:textId="14A6E1BB" w:rsidR="00C403FF" w:rsidRPr="000149AE" w:rsidRDefault="000149AE">
      <w:pPr>
        <w:pStyle w:val="BodyText"/>
        <w:numPr>
          <w:ilvl w:val="0"/>
          <w:numId w:val="26"/>
        </w:numPr>
        <w:jc w:val="both"/>
        <w:rPr>
          <w:ins w:id="38" w:author="Alikhan Serik" w:date="2026-07-02T14:56:00Z" w16du:dateUtc="2026-07-02T09:56:00Z"/>
        </w:rPr>
        <w:pPrChange w:id="39" w:author="Alikhan Serik" w:date="2026-07-02T14:57:00Z" w16du:dateUtc="2026-07-02T09:57:00Z">
          <w:pPr>
            <w:pStyle w:val="BodyText"/>
          </w:pPr>
        </w:pPrChange>
      </w:pPr>
      <w:ins w:id="40" w:author="Alikhan Serik" w:date="2026-07-02T15:13:00Z" w16du:dateUtc="2026-07-02T10:13:00Z">
        <w:r w:rsidRPr="00B81B4B">
          <w:t>Difficulties in monitoring employees: Recording the final sale price and buyer information after the auction is done manually, which increases the risk of human error and makes it difficult to audit staff performance</w:t>
        </w:r>
        <w:r>
          <w:t>.</w:t>
        </w:r>
      </w:ins>
    </w:p>
    <w:p w14:paraId="5B965FC7" w14:textId="70EEDEAA" w:rsidR="00000C7A" w:rsidRPr="00000C7A" w:rsidRDefault="00000C7A" w:rsidP="00000C7A">
      <w:pPr>
        <w:pStyle w:val="BodyText"/>
      </w:pPr>
    </w:p>
    <w:p w14:paraId="456F4093" w14:textId="1739094F" w:rsidR="00426215" w:rsidRDefault="0000152E" w:rsidP="00426215">
      <w:pPr>
        <w:pStyle w:val="Heading2"/>
        <w:keepNext w:val="0"/>
        <w:ind w:left="851" w:hanging="851"/>
      </w:pPr>
      <w:bookmarkStart w:id="41" w:name="_Toc412572572"/>
      <w:bookmarkStart w:id="42" w:name="_Toc509167636"/>
      <w:bookmarkStart w:id="43" w:name="_Toc62212633"/>
      <w:r>
        <w:t xml:space="preserve">the </w:t>
      </w:r>
      <w:r w:rsidR="00426215">
        <w:t xml:space="preserve">Benefits </w:t>
      </w:r>
      <w:r>
        <w:t>of</w:t>
      </w:r>
      <w:r w:rsidR="00426215">
        <w:t xml:space="preserve"> implementing a </w:t>
      </w:r>
      <w:bookmarkEnd w:id="41"/>
      <w:bookmarkEnd w:id="42"/>
      <w:r w:rsidR="00C403FF">
        <w:t>database. Project Vision</w:t>
      </w:r>
      <w:bookmarkEnd w:id="43"/>
    </w:p>
    <w:p w14:paraId="20C95FFC" w14:textId="44D78CC2" w:rsidR="006F645E" w:rsidRDefault="000149AE" w:rsidP="006F645E">
      <w:pPr>
        <w:pStyle w:val="BodyText"/>
        <w:rPr>
          <w:ins w:id="44" w:author="Alikhan Serik" w:date="2026-07-02T15:15:00Z" w16du:dateUtc="2026-07-02T10:15:00Z"/>
        </w:rPr>
      </w:pPr>
      <w:ins w:id="45" w:author="Alikhan Serik" w:date="2026-07-02T15:14:00Z" w16du:dateUtc="2026-07-02T10:14:00Z">
        <w:r w:rsidRPr="000149AE">
          <w:t>Implementing a database designed in third normal form (3NF) will enable a complete restructuring of business processes:</w:t>
        </w:r>
      </w:ins>
    </w:p>
    <w:p w14:paraId="12C8A071" w14:textId="7AB0B93F" w:rsidR="000149AE" w:rsidRDefault="008B2029">
      <w:pPr>
        <w:pStyle w:val="BodyText"/>
        <w:numPr>
          <w:ilvl w:val="0"/>
          <w:numId w:val="27"/>
        </w:numPr>
        <w:jc w:val="both"/>
        <w:rPr>
          <w:ins w:id="46" w:author="Alikhan Serik" w:date="2026-07-02T15:15:00Z" w16du:dateUtc="2026-07-02T10:15:00Z"/>
        </w:rPr>
        <w:pPrChange w:id="47" w:author="Alikhan Serik" w:date="2026-07-02T15:48:00Z" w16du:dateUtc="2026-07-02T10:48:00Z">
          <w:pPr>
            <w:pStyle w:val="BodyText"/>
            <w:numPr>
              <w:numId w:val="27"/>
            </w:numPr>
            <w:ind w:left="360" w:hanging="360"/>
          </w:pPr>
        </w:pPrChange>
      </w:pPr>
      <w:ins w:id="48" w:author="Alikhan Serik" w:date="2026-07-02T15:15:00Z" w16du:dateUtc="2026-07-02T10:15:00Z">
        <w:r w:rsidRPr="008B2029">
          <w:t>Eliminating redundancy: The “Participants” entity will combine the roles of sellers and buyers using a single master list, eliminating duplication.</w:t>
        </w:r>
      </w:ins>
    </w:p>
    <w:p w14:paraId="18D00BA2" w14:textId="477B9870" w:rsidR="008B2029" w:rsidRDefault="008B2029">
      <w:pPr>
        <w:pStyle w:val="BodyText"/>
        <w:numPr>
          <w:ilvl w:val="0"/>
          <w:numId w:val="27"/>
        </w:numPr>
        <w:jc w:val="both"/>
        <w:rPr>
          <w:ins w:id="49" w:author="Alikhan Serik" w:date="2026-07-02T15:15:00Z" w16du:dateUtc="2026-07-02T10:15:00Z"/>
        </w:rPr>
        <w:pPrChange w:id="50" w:author="Alikhan Serik" w:date="2026-07-02T15:48:00Z" w16du:dateUtc="2026-07-02T10:48:00Z">
          <w:pPr>
            <w:pStyle w:val="BodyText"/>
            <w:numPr>
              <w:numId w:val="27"/>
            </w:numPr>
            <w:ind w:left="360" w:hanging="360"/>
          </w:pPr>
        </w:pPrChange>
      </w:pPr>
      <w:ins w:id="51" w:author="Alikhan Serik" w:date="2026-07-02T15:15:00Z" w16du:dateUtc="2026-07-02T10:15:00Z">
        <w:r w:rsidRPr="008B2029">
          <w:t>Ensuring the uniqueness of lots: The link between an item and an auction via a composite key ensures that identical lot numbers in different auctions will never overlap.</w:t>
        </w:r>
      </w:ins>
    </w:p>
    <w:p w14:paraId="69EB57FA" w14:textId="5E15E96E" w:rsidR="008B2029" w:rsidRDefault="008B2029">
      <w:pPr>
        <w:pStyle w:val="BodyText"/>
        <w:numPr>
          <w:ilvl w:val="0"/>
          <w:numId w:val="27"/>
        </w:numPr>
        <w:jc w:val="both"/>
        <w:rPr>
          <w:ins w:id="52" w:author="Alikhan Serik" w:date="2026-07-02T14:58:00Z" w16du:dateUtc="2026-07-02T09:58:00Z"/>
        </w:rPr>
        <w:pPrChange w:id="53" w:author="Alikhan Serik" w:date="2026-07-02T15:48:00Z" w16du:dateUtc="2026-07-02T10:48:00Z">
          <w:pPr>
            <w:pStyle w:val="BodyText"/>
          </w:pPr>
        </w:pPrChange>
      </w:pPr>
      <w:ins w:id="54" w:author="Alikhan Serik" w:date="2026-07-02T15:15:00Z" w16du:dateUtc="2026-07-02T10:15:00Z">
        <w:r w:rsidRPr="008B2029">
          <w:t>Automating reporting: The database will enable instant comparison of the starting price and the actual sale price, assessment of event profitability, and transparent tracking of the work performed by employees who record transactions.</w:t>
        </w:r>
      </w:ins>
    </w:p>
    <w:p w14:paraId="133BE83B" w14:textId="77777777" w:rsidR="00000C7A" w:rsidRPr="006F645E" w:rsidRDefault="00000C7A" w:rsidP="006F645E">
      <w:pPr>
        <w:pStyle w:val="BodyText"/>
      </w:pPr>
    </w:p>
    <w:p w14:paraId="1EA0E07D" w14:textId="77777777" w:rsidR="008B2029" w:rsidRDefault="008B2029">
      <w:pPr>
        <w:widowControl/>
        <w:spacing w:after="160" w:line="259" w:lineRule="auto"/>
        <w:rPr>
          <w:ins w:id="55" w:author="Alikhan Serik" w:date="2026-07-02T15:15:00Z" w16du:dateUtc="2026-07-02T10:15:00Z"/>
          <w:rFonts w:ascii="Arial Black" w:hAnsi="Arial Black"/>
          <w:caps/>
          <w:color w:val="464547"/>
          <w:sz w:val="28"/>
        </w:rPr>
      </w:pPr>
      <w:bookmarkStart w:id="56" w:name="_Toc62212634"/>
      <w:bookmarkStart w:id="57" w:name="_Hlk314571188"/>
      <w:ins w:id="58" w:author="Alikhan Serik" w:date="2026-07-02T15:15:00Z" w16du:dateUtc="2026-07-02T10:15:00Z">
        <w:r>
          <w:br w:type="page"/>
        </w:r>
      </w:ins>
    </w:p>
    <w:p w14:paraId="1B22C6C0" w14:textId="0958617E" w:rsidR="00426215" w:rsidRDefault="006F645E" w:rsidP="00426215">
      <w:pPr>
        <w:pStyle w:val="Heading1"/>
        <w:ind w:left="431" w:hanging="431"/>
      </w:pPr>
      <w:r>
        <w:lastRenderedPageBreak/>
        <w:t>Model description</w:t>
      </w:r>
      <w:bookmarkEnd w:id="56"/>
    </w:p>
    <w:p w14:paraId="65416CD2" w14:textId="77777777" w:rsidR="006F645E" w:rsidRDefault="006F645E" w:rsidP="006F645E">
      <w:pPr>
        <w:pStyle w:val="Heading2"/>
        <w:keepNext w:val="0"/>
        <w:ind w:left="851" w:hanging="851"/>
      </w:pPr>
      <w:bookmarkStart w:id="59" w:name="_Toc462595272"/>
      <w:bookmarkStart w:id="60" w:name="_Toc62212635"/>
      <w:r w:rsidRPr="008D63DF">
        <w:t>Definitions &amp; Acronyms</w:t>
      </w:r>
      <w:bookmarkEnd w:id="59"/>
      <w:bookmarkEnd w:id="60"/>
    </w:p>
    <w:p w14:paraId="4534CB92" w14:textId="4AF7099C" w:rsidR="006F645E" w:rsidRDefault="008B2029" w:rsidP="008B2029">
      <w:pPr>
        <w:pStyle w:val="BodyText"/>
        <w:numPr>
          <w:ilvl w:val="0"/>
          <w:numId w:val="27"/>
        </w:numPr>
        <w:rPr>
          <w:ins w:id="61" w:author="Alikhan Serik" w:date="2026-07-02T15:16:00Z" w16du:dateUtc="2026-07-02T10:16:00Z"/>
        </w:rPr>
      </w:pPr>
      <w:ins w:id="62" w:author="Alikhan Serik" w:date="2026-07-02T15:16:00Z" w16du:dateUtc="2026-07-02T10:16:00Z">
        <w:r w:rsidRPr="008B2029">
          <w:t>PK (Primary Key) — a unique identifier for a record in a table.</w:t>
        </w:r>
      </w:ins>
    </w:p>
    <w:p w14:paraId="780DBC17" w14:textId="370C1B58" w:rsidR="008B2029" w:rsidRDefault="008B2029" w:rsidP="008B2029">
      <w:pPr>
        <w:pStyle w:val="BodyText"/>
        <w:numPr>
          <w:ilvl w:val="0"/>
          <w:numId w:val="27"/>
        </w:numPr>
        <w:rPr>
          <w:ins w:id="63" w:author="Alikhan Serik" w:date="2026-07-02T15:16:00Z" w16du:dateUtc="2026-07-02T10:16:00Z"/>
        </w:rPr>
      </w:pPr>
      <w:ins w:id="64" w:author="Alikhan Serik" w:date="2026-07-02T15:16:00Z" w16du:dateUtc="2026-07-02T10:16:00Z">
        <w:r w:rsidRPr="008B2029">
          <w:t>FK (Foreign Key) — a field that references the primary key of another table to ensure referential integrity.</w:t>
        </w:r>
      </w:ins>
    </w:p>
    <w:p w14:paraId="1DCE7985" w14:textId="636A3C3A" w:rsidR="008B2029" w:rsidRDefault="008B2029" w:rsidP="008B2029">
      <w:pPr>
        <w:pStyle w:val="BodyText"/>
        <w:numPr>
          <w:ilvl w:val="0"/>
          <w:numId w:val="27"/>
        </w:numPr>
        <w:rPr>
          <w:ins w:id="65" w:author="Alikhan Serik" w:date="2026-07-02T15:16:00Z" w16du:dateUtc="2026-07-02T10:16:00Z"/>
        </w:rPr>
      </w:pPr>
      <w:ins w:id="66" w:author="Alikhan Serik" w:date="2026-07-02T15:16:00Z" w16du:dateUtc="2026-07-02T10:16:00Z">
        <w:r w:rsidRPr="008B2029">
          <w:t>3NF (Third Normal Form) — a state of a database structure in which there are no transitive dependencies of non-key fields on the key.</w:t>
        </w:r>
      </w:ins>
    </w:p>
    <w:p w14:paraId="2F3BE2E7" w14:textId="7CDCFE33" w:rsidR="008B2029" w:rsidRDefault="008B2029" w:rsidP="008B2029">
      <w:pPr>
        <w:pStyle w:val="BodyText"/>
        <w:numPr>
          <w:ilvl w:val="0"/>
          <w:numId w:val="27"/>
        </w:numPr>
        <w:rPr>
          <w:ins w:id="67" w:author="Alikhan Serik" w:date="2026-07-02T15:16:00Z" w16du:dateUtc="2026-07-02T10:16:00Z"/>
        </w:rPr>
      </w:pPr>
      <w:ins w:id="68" w:author="Alikhan Serik" w:date="2026-07-02T15:16:00Z" w16du:dateUtc="2026-07-02T10:16:00Z">
        <w:r w:rsidRPr="008B2029">
          <w:t>M:N (Many-to-Many) — a type of relationship in which multiple records from one table are linked to multiple records from another (implemented using intermediate bridge tables).</w:t>
        </w:r>
      </w:ins>
    </w:p>
    <w:p w14:paraId="647A7C5D" w14:textId="418BFB64" w:rsidR="008B2029" w:rsidRDefault="008B2029">
      <w:pPr>
        <w:pStyle w:val="BodyText"/>
        <w:numPr>
          <w:ilvl w:val="0"/>
          <w:numId w:val="27"/>
        </w:numPr>
        <w:rPr>
          <w:ins w:id="69" w:author="Alikhan Serik" w:date="2026-07-02T15:15:00Z" w16du:dateUtc="2026-07-02T10:15:00Z"/>
        </w:rPr>
        <w:pPrChange w:id="70" w:author="Alikhan Serik" w:date="2026-07-02T15:16:00Z" w16du:dateUtc="2026-07-02T10:16:00Z">
          <w:pPr>
            <w:pStyle w:val="BodyText"/>
          </w:pPr>
        </w:pPrChange>
      </w:pPr>
      <w:ins w:id="71" w:author="Alikhan Serik" w:date="2026-07-02T15:16:00Z" w16du:dateUtc="2026-07-02T10:16:00Z">
        <w:r w:rsidRPr="008B2029">
          <w:t>Lot — a unit of sale, a unique number assigned to an item within a specific auction.</w:t>
        </w:r>
      </w:ins>
    </w:p>
    <w:p w14:paraId="63B1DD6F" w14:textId="77777777" w:rsidR="008B2029" w:rsidRPr="006F645E" w:rsidRDefault="008B2029" w:rsidP="006F645E">
      <w:pPr>
        <w:pStyle w:val="BodyText"/>
      </w:pPr>
    </w:p>
    <w:p w14:paraId="202F84C0" w14:textId="77777777" w:rsidR="00426215" w:rsidRDefault="00426215" w:rsidP="006F645E">
      <w:pPr>
        <w:pStyle w:val="Heading2"/>
        <w:keepNext w:val="0"/>
        <w:ind w:left="851" w:hanging="851"/>
      </w:pPr>
      <w:bookmarkStart w:id="72" w:name="_Toc412572574"/>
      <w:bookmarkStart w:id="73" w:name="_Toc509167638"/>
      <w:bookmarkStart w:id="74" w:name="_Toc62212636"/>
      <w:r>
        <w:t>Logical Scheme</w:t>
      </w:r>
      <w:bookmarkEnd w:id="72"/>
      <w:bookmarkEnd w:id="73"/>
      <w:bookmarkEnd w:id="74"/>
    </w:p>
    <w:bookmarkEnd w:id="57"/>
    <w:p w14:paraId="3963EE6B" w14:textId="1E297496" w:rsidR="006F645E" w:rsidRDefault="006F645E" w:rsidP="00500742">
      <w:pPr>
        <w:pStyle w:val="BodyText"/>
      </w:pPr>
      <w:del w:id="75" w:author="Alikhan Serik" w:date="2026-07-02T15:17:00Z" w16du:dateUtc="2026-07-02T10:17:00Z">
        <w:r w:rsidDel="008B2029">
          <w:delText>&lt;image&gt;</w:delText>
        </w:r>
      </w:del>
      <w:ins w:id="76" w:author="Alikhan Serik" w:date="2026-07-02T15:17:00Z" w16du:dateUtc="2026-07-02T10:17:00Z">
        <w:r w:rsidR="008B2029">
          <w:rPr>
            <w:noProof/>
          </w:rPr>
          <w:drawing>
            <wp:inline distT="0" distB="0" distL="0" distR="0" wp14:anchorId="314E8F9E" wp14:editId="7C0BE117">
              <wp:extent cx="5928360" cy="4335780"/>
              <wp:effectExtent l="0" t="0" r="0" b="7620"/>
              <wp:docPr id="16738957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28360" cy="4335780"/>
                      </a:xfrm>
                      <a:prstGeom prst="rect">
                        <a:avLst/>
                      </a:prstGeom>
                      <a:noFill/>
                      <a:ln>
                        <a:noFill/>
                      </a:ln>
                    </pic:spPr>
                  </pic:pic>
                </a:graphicData>
              </a:graphic>
            </wp:inline>
          </w:drawing>
        </w:r>
      </w:ins>
    </w:p>
    <w:p w14:paraId="39591329" w14:textId="2940DE18" w:rsidR="006F645E" w:rsidRDefault="006F645E" w:rsidP="00500742">
      <w:pPr>
        <w:pStyle w:val="BodyText"/>
      </w:pPr>
    </w:p>
    <w:p w14:paraId="3894FC29" w14:textId="059E1F60" w:rsidR="006F645E" w:rsidRDefault="00407DD5" w:rsidP="006F645E">
      <w:pPr>
        <w:pStyle w:val="Heading2"/>
        <w:keepNext w:val="0"/>
        <w:ind w:left="851" w:hanging="851"/>
      </w:pPr>
      <w:bookmarkStart w:id="77" w:name="_Toc62212637"/>
      <w:r>
        <w:t>O</w:t>
      </w:r>
      <w:r w:rsidR="006F645E">
        <w:t>bjects</w:t>
      </w:r>
      <w:bookmarkEnd w:id="77"/>
    </w:p>
    <w:p w14:paraId="194E0023" w14:textId="77777777" w:rsidR="006F645E" w:rsidRDefault="006F645E" w:rsidP="006F645E">
      <w:pPr>
        <w:pStyle w:val="BodyText"/>
      </w:pPr>
    </w:p>
    <w:p w14:paraId="71AA236F" w14:textId="013BB24B" w:rsidR="006F645E" w:rsidRPr="00C34164" w:rsidDel="008B2029" w:rsidRDefault="008B2029" w:rsidP="006F645E">
      <w:pPr>
        <w:pStyle w:val="BodyText"/>
        <w:rPr>
          <w:del w:id="78" w:author="Alikhan Serik" w:date="2026-07-02T15:18:00Z" w16du:dateUtc="2026-07-02T10:18:00Z"/>
          <w:b/>
          <w:bCs/>
          <w:rPrChange w:id="79" w:author="Alikhan Serik" w:date="2026-07-02T15:33:00Z" w16du:dateUtc="2026-07-02T10:33:00Z">
            <w:rPr>
              <w:del w:id="80" w:author="Alikhan Serik" w:date="2026-07-02T15:18:00Z" w16du:dateUtc="2026-07-02T10:18:00Z"/>
            </w:rPr>
          </w:rPrChange>
        </w:rPr>
      </w:pPr>
      <w:ins w:id="81" w:author="Alikhan Serik" w:date="2026-07-02T15:18:00Z" w16du:dateUtc="2026-07-02T10:18:00Z">
        <w:r w:rsidRPr="00C34164">
          <w:rPr>
            <w:b/>
            <w:bCs/>
            <w:rPrChange w:id="82" w:author="Alikhan Serik" w:date="2026-07-02T15:33:00Z" w16du:dateUtc="2026-07-02T10:33:00Z">
              <w:rPr/>
            </w:rPrChange>
          </w:rPr>
          <w:t>Table Name: users</w:t>
        </w:r>
      </w:ins>
      <w:del w:id="83" w:author="Alikhan Serik" w:date="2026-07-02T15:18:00Z" w16du:dateUtc="2026-07-02T10:18:00Z">
        <w:r w:rsidR="006F645E" w:rsidRPr="00C34164" w:rsidDel="008B2029">
          <w:rPr>
            <w:b/>
            <w:bCs/>
            <w:rPrChange w:id="84" w:author="Alikhan Serik" w:date="2026-07-02T15:33:00Z" w16du:dateUtc="2026-07-02T10:33:00Z">
              <w:rPr/>
            </w:rPrChange>
          </w:rPr>
          <w:delText>Table Description</w:delText>
        </w:r>
      </w:del>
    </w:p>
    <w:p w14:paraId="5C820792" w14:textId="77777777" w:rsidR="008B2029" w:rsidRDefault="008B2029" w:rsidP="006F645E">
      <w:pPr>
        <w:pStyle w:val="BodyText"/>
        <w:rPr>
          <w:ins w:id="85" w:author="Alikhan Serik" w:date="2026-07-02T15:18:00Z" w16du:dateUtc="2026-07-02T10:18:00Z"/>
        </w:rPr>
      </w:pPr>
    </w:p>
    <w:p w14:paraId="061AE2A5" w14:textId="3B939C70" w:rsidR="00BE17E0" w:rsidRDefault="008B2029" w:rsidP="006F645E">
      <w:pPr>
        <w:pStyle w:val="BodyText"/>
      </w:pPr>
      <w:ins w:id="86" w:author="Alikhan Serik" w:date="2026-07-02T15:18:00Z" w16du:dateUtc="2026-07-02T10:18:00Z">
        <w:r w:rsidRPr="008B2029">
          <w:t>Description: Stores data on participants (individuals and legal entities), who may be either sellers or buyers.</w:t>
        </w:r>
      </w:ins>
      <w:del w:id="87" w:author="Alikhan Serik" w:date="2026-07-02T15:18:00Z" w16du:dateUtc="2026-07-02T10:18:00Z">
        <w:r w:rsidR="00BE17E0" w:rsidDel="008B2029">
          <w:delText>&lt;des</w:delText>
        </w:r>
        <w:r w:rsidR="007B27B1" w:rsidDel="008B2029">
          <w:delText>c</w:delText>
        </w:r>
        <w:r w:rsidR="00BE17E0" w:rsidDel="008B2029">
          <w:delText>ription&gt;</w:delText>
        </w:r>
      </w:del>
    </w:p>
    <w:p w14:paraId="72C5EF5E" w14:textId="77777777" w:rsidR="006F645E" w:rsidRDefault="006F645E" w:rsidP="006F645E">
      <w:pPr>
        <w:pStyle w:val="BodyText"/>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Change w:id="88" w:author="Alikhan Serik" w:date="2026-07-02T15:24:00Z" w16du:dateUtc="2026-07-02T10:24:00Z">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PrChange>
      </w:tblPr>
      <w:tblGrid>
        <w:gridCol w:w="3209"/>
        <w:gridCol w:w="3209"/>
        <w:gridCol w:w="3209"/>
        <w:tblGridChange w:id="89">
          <w:tblGrid>
            <w:gridCol w:w="108"/>
            <w:gridCol w:w="2302"/>
            <w:gridCol w:w="799"/>
            <w:gridCol w:w="1503"/>
            <w:gridCol w:w="1706"/>
            <w:gridCol w:w="596"/>
            <w:gridCol w:w="2613"/>
          </w:tblGrid>
        </w:tblGridChange>
      </w:tblGrid>
      <w:tr w:rsidR="008B2029" w14:paraId="2428E3B5" w14:textId="77777777" w:rsidTr="008B2029">
        <w:trPr>
          <w:trHeight w:val="317"/>
          <w:trPrChange w:id="90" w:author="Alikhan Serik" w:date="2026-07-02T15:24:00Z" w16du:dateUtc="2026-07-02T10:24:00Z">
            <w:trPr>
              <w:gridBefore w:val="1"/>
              <w:gridAfter w:val="0"/>
              <w:trHeight w:val="292"/>
            </w:trPr>
          </w:trPrChange>
        </w:trPr>
        <w:tc>
          <w:tcPr>
            <w:tcW w:w="3209" w:type="dxa"/>
            <w:shd w:val="clear" w:color="auto" w:fill="76CDD8"/>
            <w:tcPrChange w:id="91" w:author="Alikhan Serik" w:date="2026-07-02T15:24:00Z" w16du:dateUtc="2026-07-02T10:24:00Z">
              <w:tcPr>
                <w:tcW w:w="2302" w:type="dxa"/>
                <w:shd w:val="clear" w:color="auto" w:fill="76CDD8"/>
              </w:tcPr>
            </w:tcPrChange>
          </w:tcPr>
          <w:p w14:paraId="26E9486E" w14:textId="09745EED" w:rsidR="008B2029" w:rsidRPr="00BE17E0" w:rsidRDefault="008B2029"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lastRenderedPageBreak/>
              <w:t xml:space="preserve">Field name </w:t>
            </w:r>
          </w:p>
        </w:tc>
        <w:tc>
          <w:tcPr>
            <w:tcW w:w="3209" w:type="dxa"/>
            <w:shd w:val="clear" w:color="auto" w:fill="76CDD8"/>
            <w:tcPrChange w:id="92" w:author="Alikhan Serik" w:date="2026-07-02T15:24:00Z" w16du:dateUtc="2026-07-02T10:24:00Z">
              <w:tcPr>
                <w:tcW w:w="2302" w:type="dxa"/>
                <w:gridSpan w:val="2"/>
                <w:shd w:val="clear" w:color="auto" w:fill="76CDD8"/>
              </w:tcPr>
            </w:tcPrChange>
          </w:tcPr>
          <w:p w14:paraId="5E8C7867" w14:textId="60D97E5A" w:rsidR="008B2029" w:rsidRPr="00BE17E0" w:rsidRDefault="008B2029"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Field Description </w:t>
            </w:r>
          </w:p>
        </w:tc>
        <w:tc>
          <w:tcPr>
            <w:tcW w:w="3209" w:type="dxa"/>
            <w:shd w:val="clear" w:color="auto" w:fill="76CDD8"/>
            <w:tcPrChange w:id="93" w:author="Alikhan Serik" w:date="2026-07-02T15:24:00Z" w16du:dateUtc="2026-07-02T10:24:00Z">
              <w:tcPr>
                <w:tcW w:w="2302" w:type="dxa"/>
                <w:gridSpan w:val="2"/>
                <w:shd w:val="clear" w:color="auto" w:fill="76CDD8"/>
              </w:tcPr>
            </w:tcPrChange>
          </w:tcPr>
          <w:p w14:paraId="4DF3FC75" w14:textId="15720009" w:rsidR="008B2029" w:rsidRPr="00BE17E0" w:rsidRDefault="008B2029" w:rsidP="00BE17E0">
            <w:pPr>
              <w:pStyle w:val="BodyText"/>
              <w:widowControl w:val="0"/>
              <w:spacing w:line="360" w:lineRule="auto"/>
              <w:jc w:val="center"/>
              <w:rPr>
                <w:color w:val="FFFFFF" w:themeColor="background1"/>
                <w:sz w:val="18"/>
                <w:szCs w:val="18"/>
              </w:rPr>
            </w:pPr>
            <w:r w:rsidRPr="00BE17E0">
              <w:rPr>
                <w:color w:val="FFFFFF" w:themeColor="background1"/>
                <w:sz w:val="18"/>
                <w:szCs w:val="18"/>
              </w:rPr>
              <w:t xml:space="preserve">Data Type </w:t>
            </w:r>
          </w:p>
        </w:tc>
      </w:tr>
      <w:tr w:rsidR="00CB2F43" w14:paraId="15601FC3" w14:textId="77777777" w:rsidTr="008B2029">
        <w:trPr>
          <w:trHeight w:val="468"/>
          <w:trPrChange w:id="94" w:author="Alikhan Serik" w:date="2026-07-02T15:24:00Z" w16du:dateUtc="2026-07-02T10:24:00Z">
            <w:trPr>
              <w:gridBefore w:val="1"/>
              <w:gridAfter w:val="0"/>
              <w:trHeight w:val="432"/>
            </w:trPr>
          </w:trPrChange>
        </w:trPr>
        <w:tc>
          <w:tcPr>
            <w:tcW w:w="3209" w:type="dxa"/>
            <w:tcPrChange w:id="95" w:author="Alikhan Serik" w:date="2026-07-02T15:24:00Z" w16du:dateUtc="2026-07-02T10:24:00Z">
              <w:tcPr>
                <w:tcW w:w="2302" w:type="dxa"/>
              </w:tcPr>
            </w:tcPrChange>
          </w:tcPr>
          <w:p w14:paraId="5287EB7E" w14:textId="6282C235" w:rsidR="00CB2F43" w:rsidRPr="00685053" w:rsidRDefault="00CB2F43" w:rsidP="00CB2F43">
            <w:pPr>
              <w:pStyle w:val="BodyText"/>
              <w:rPr>
                <w:color w:val="404040" w:themeColor="text1" w:themeTint="BF"/>
                <w:rPrChange w:id="96" w:author="Alikhan Serik" w:date="2026-07-02T15:56:00Z" w16du:dateUtc="2026-07-02T10:56:00Z">
                  <w:rPr/>
                </w:rPrChange>
              </w:rPr>
            </w:pPr>
            <w:ins w:id="97" w:author="Alikhan Serik" w:date="2026-07-02T15:56:00Z" w16du:dateUtc="2026-07-02T10:56:00Z">
              <w:r w:rsidRPr="00685053">
                <w:rPr>
                  <w:color w:val="404040" w:themeColor="text1" w:themeTint="BF"/>
                  <w:rPrChange w:id="98" w:author="Alikhan Serik" w:date="2026-07-02T15:56:00Z" w16du:dateUtc="2026-07-02T10:56:00Z">
                    <w:rPr/>
                  </w:rPrChange>
                </w:rPr>
                <w:t>id</w:t>
              </w:r>
            </w:ins>
            <w:del w:id="99" w:author="Alikhan Serik" w:date="2026-07-02T15:23:00Z" w16du:dateUtc="2026-07-02T10:23:00Z">
              <w:r w:rsidRPr="00685053" w:rsidDel="008B2029">
                <w:rPr>
                  <w:color w:val="404040" w:themeColor="text1" w:themeTint="BF"/>
                  <w:rPrChange w:id="100" w:author="Alikhan Serik" w:date="2026-07-02T15:56:00Z" w16du:dateUtc="2026-07-02T10:56:00Z">
                    <w:rPr/>
                  </w:rPrChange>
                </w:rPr>
                <w:delText>Field Name 1</w:delText>
              </w:r>
            </w:del>
          </w:p>
        </w:tc>
        <w:tc>
          <w:tcPr>
            <w:tcW w:w="3209" w:type="dxa"/>
            <w:tcPrChange w:id="101" w:author="Alikhan Serik" w:date="2026-07-02T15:24:00Z" w16du:dateUtc="2026-07-02T10:24:00Z">
              <w:tcPr>
                <w:tcW w:w="2302" w:type="dxa"/>
                <w:gridSpan w:val="2"/>
              </w:tcPr>
            </w:tcPrChange>
          </w:tcPr>
          <w:p w14:paraId="43622687" w14:textId="4D6160F7" w:rsidR="00CB2F43" w:rsidRPr="00685053" w:rsidRDefault="00CB2F43" w:rsidP="00CB2F43">
            <w:pPr>
              <w:pStyle w:val="BodyText"/>
              <w:rPr>
                <w:color w:val="404040" w:themeColor="text1" w:themeTint="BF"/>
                <w:rPrChange w:id="102" w:author="Alikhan Serik" w:date="2026-07-02T15:56:00Z" w16du:dateUtc="2026-07-02T10:56:00Z">
                  <w:rPr/>
                </w:rPrChange>
              </w:rPr>
            </w:pPr>
            <w:ins w:id="103" w:author="Alikhan Serik" w:date="2026-07-02T15:56:00Z" w16du:dateUtc="2026-07-02T10:56:00Z">
              <w:r w:rsidRPr="00685053">
                <w:rPr>
                  <w:color w:val="404040" w:themeColor="text1" w:themeTint="BF"/>
                  <w:rPrChange w:id="104" w:author="Alikhan Serik" w:date="2026-07-02T15:56:00Z" w16du:dateUtc="2026-07-02T10:56:00Z">
                    <w:rPr/>
                  </w:rPrChange>
                </w:rPr>
                <w:t>SERIAL, PK</w:t>
              </w:r>
            </w:ins>
            <w:del w:id="105" w:author="Alikhan Serik" w:date="2026-07-02T15:23:00Z" w16du:dateUtc="2026-07-02T10:23:00Z">
              <w:r w:rsidRPr="00685053" w:rsidDel="008B2029">
                <w:rPr>
                  <w:color w:val="404040" w:themeColor="text1" w:themeTint="BF"/>
                  <w:rPrChange w:id="106" w:author="Alikhan Serik" w:date="2026-07-02T15:56:00Z" w16du:dateUtc="2026-07-02T10:56:00Z">
                    <w:rPr/>
                  </w:rPrChange>
                </w:rPr>
                <w:delText>&lt;description&gt;, PK/FK</w:delText>
              </w:r>
            </w:del>
          </w:p>
        </w:tc>
        <w:tc>
          <w:tcPr>
            <w:tcW w:w="3209" w:type="dxa"/>
            <w:tcPrChange w:id="107" w:author="Alikhan Serik" w:date="2026-07-02T15:24:00Z" w16du:dateUtc="2026-07-02T10:24:00Z">
              <w:tcPr>
                <w:tcW w:w="2302" w:type="dxa"/>
                <w:gridSpan w:val="2"/>
              </w:tcPr>
            </w:tcPrChange>
          </w:tcPr>
          <w:p w14:paraId="276CD625" w14:textId="2BD1CB48" w:rsidR="00CB2F43" w:rsidRPr="00685053" w:rsidRDefault="00CB2F43" w:rsidP="00CB2F43">
            <w:pPr>
              <w:pStyle w:val="BodyText"/>
              <w:rPr>
                <w:color w:val="404040" w:themeColor="text1" w:themeTint="BF"/>
                <w:rPrChange w:id="108" w:author="Alikhan Serik" w:date="2026-07-02T15:56:00Z" w16du:dateUtc="2026-07-02T10:56:00Z">
                  <w:rPr/>
                </w:rPrChange>
              </w:rPr>
            </w:pPr>
            <w:proofErr w:type="spellStart"/>
            <w:ins w:id="109" w:author="Alikhan Serik" w:date="2026-07-02T15:56:00Z" w16du:dateUtc="2026-07-02T10:56:00Z">
              <w:r w:rsidRPr="00685053">
                <w:rPr>
                  <w:color w:val="404040" w:themeColor="text1" w:themeTint="BF"/>
                  <w:rPrChange w:id="110" w:author="Alikhan Serik" w:date="2026-07-02T15:56:00Z" w16du:dateUtc="2026-07-02T10:56:00Z">
                    <w:rPr/>
                  </w:rPrChange>
                </w:rPr>
                <w:t>Уникальный</w:t>
              </w:r>
              <w:proofErr w:type="spellEnd"/>
              <w:r w:rsidRPr="00685053">
                <w:rPr>
                  <w:color w:val="404040" w:themeColor="text1" w:themeTint="BF"/>
                  <w:rPrChange w:id="111" w:author="Alikhan Serik" w:date="2026-07-02T15:56:00Z" w16du:dateUtc="2026-07-02T10:56:00Z">
                    <w:rPr/>
                  </w:rPrChange>
                </w:rPr>
                <w:t xml:space="preserve"> </w:t>
              </w:r>
              <w:proofErr w:type="spellStart"/>
              <w:r w:rsidRPr="00685053">
                <w:rPr>
                  <w:color w:val="404040" w:themeColor="text1" w:themeTint="BF"/>
                  <w:rPrChange w:id="112" w:author="Alikhan Serik" w:date="2026-07-02T15:56:00Z" w16du:dateUtc="2026-07-02T10:56:00Z">
                    <w:rPr/>
                  </w:rPrChange>
                </w:rPr>
                <w:t>идентификатор</w:t>
              </w:r>
              <w:proofErr w:type="spellEnd"/>
              <w:r w:rsidRPr="00685053">
                <w:rPr>
                  <w:color w:val="404040" w:themeColor="text1" w:themeTint="BF"/>
                  <w:rPrChange w:id="113" w:author="Alikhan Serik" w:date="2026-07-02T15:56:00Z" w16du:dateUtc="2026-07-02T10:56:00Z">
                    <w:rPr/>
                  </w:rPrChange>
                </w:rPr>
                <w:t xml:space="preserve"> </w:t>
              </w:r>
              <w:proofErr w:type="spellStart"/>
              <w:r w:rsidRPr="00685053">
                <w:rPr>
                  <w:color w:val="404040" w:themeColor="text1" w:themeTint="BF"/>
                  <w:rPrChange w:id="114" w:author="Alikhan Serik" w:date="2026-07-02T15:56:00Z" w16du:dateUtc="2026-07-02T10:56:00Z">
                    <w:rPr/>
                  </w:rPrChange>
                </w:rPr>
                <w:t>пользователя</w:t>
              </w:r>
            </w:ins>
            <w:proofErr w:type="spellEnd"/>
            <w:del w:id="115" w:author="Alikhan Serik" w:date="2026-07-02T15:23:00Z" w16du:dateUtc="2026-07-02T10:23:00Z">
              <w:r w:rsidRPr="00685053" w:rsidDel="008B2029">
                <w:rPr>
                  <w:color w:val="404040" w:themeColor="text1" w:themeTint="BF"/>
                  <w:rPrChange w:id="116" w:author="Alikhan Serik" w:date="2026-07-02T15:56:00Z" w16du:dateUtc="2026-07-02T10:56:00Z">
                    <w:rPr/>
                  </w:rPrChange>
                </w:rPr>
                <w:delText>Int</w:delText>
              </w:r>
            </w:del>
          </w:p>
        </w:tc>
      </w:tr>
      <w:tr w:rsidR="00685053" w:rsidRPr="005B10E3" w14:paraId="7C0EFA03" w14:textId="77777777" w:rsidTr="008B2029">
        <w:trPr>
          <w:trHeight w:val="468"/>
          <w:ins w:id="117" w:author="Alikhan Serik" w:date="2026-07-02T15:56:00Z"/>
        </w:trPr>
        <w:tc>
          <w:tcPr>
            <w:tcW w:w="3209" w:type="dxa"/>
          </w:tcPr>
          <w:p w14:paraId="17ACD251" w14:textId="5075A494" w:rsidR="00685053" w:rsidRPr="00685053" w:rsidRDefault="00685053" w:rsidP="00685053">
            <w:pPr>
              <w:pStyle w:val="BodyText"/>
              <w:rPr>
                <w:ins w:id="118" w:author="Alikhan Serik" w:date="2026-07-02T15:56:00Z" w16du:dateUtc="2026-07-02T10:56:00Z"/>
                <w:color w:val="404040" w:themeColor="text1" w:themeTint="BF"/>
                <w:rPrChange w:id="119" w:author="Alikhan Serik" w:date="2026-07-02T15:56:00Z" w16du:dateUtc="2026-07-02T10:56:00Z">
                  <w:rPr>
                    <w:ins w:id="120" w:author="Alikhan Serik" w:date="2026-07-02T15:56:00Z" w16du:dateUtc="2026-07-02T10:56:00Z"/>
                  </w:rPr>
                </w:rPrChange>
              </w:rPr>
            </w:pPr>
            <w:proofErr w:type="spellStart"/>
            <w:ins w:id="121" w:author="Alikhan Serik" w:date="2026-07-02T15:56:00Z" w16du:dateUtc="2026-07-02T10:56:00Z">
              <w:r>
                <w:t>first_name</w:t>
              </w:r>
              <w:proofErr w:type="spellEnd"/>
            </w:ins>
          </w:p>
        </w:tc>
        <w:tc>
          <w:tcPr>
            <w:tcW w:w="3209" w:type="dxa"/>
          </w:tcPr>
          <w:p w14:paraId="5C0D29F7" w14:textId="4C37B4B5" w:rsidR="00685053" w:rsidRPr="00685053" w:rsidRDefault="00685053" w:rsidP="00685053">
            <w:pPr>
              <w:pStyle w:val="BodyText"/>
              <w:rPr>
                <w:ins w:id="122" w:author="Alikhan Serik" w:date="2026-07-02T15:56:00Z" w16du:dateUtc="2026-07-02T10:56:00Z"/>
                <w:color w:val="404040" w:themeColor="text1" w:themeTint="BF"/>
                <w:rPrChange w:id="123" w:author="Alikhan Serik" w:date="2026-07-02T15:56:00Z" w16du:dateUtc="2026-07-02T10:56:00Z">
                  <w:rPr>
                    <w:ins w:id="124" w:author="Alikhan Serik" w:date="2026-07-02T15:56:00Z" w16du:dateUtc="2026-07-02T10:56:00Z"/>
                  </w:rPr>
                </w:rPrChange>
              </w:rPr>
            </w:pPr>
            <w:ins w:id="125" w:author="Alikhan Serik" w:date="2026-07-02T15:56:00Z" w16du:dateUtc="2026-07-02T10:56:00Z">
              <w:r>
                <w:t>VARCHAR(100)</w:t>
              </w:r>
            </w:ins>
          </w:p>
        </w:tc>
        <w:tc>
          <w:tcPr>
            <w:tcW w:w="3209" w:type="dxa"/>
          </w:tcPr>
          <w:p w14:paraId="000FDFF2" w14:textId="101C4FA9" w:rsidR="00685053" w:rsidRPr="00685053" w:rsidRDefault="00685053" w:rsidP="00685053">
            <w:pPr>
              <w:pStyle w:val="BodyText"/>
              <w:rPr>
                <w:ins w:id="126" w:author="Alikhan Serik" w:date="2026-07-02T15:56:00Z" w16du:dateUtc="2026-07-02T10:56:00Z"/>
                <w:color w:val="404040" w:themeColor="text1" w:themeTint="BF"/>
                <w:lang w:val="ru-RU"/>
                <w:rPrChange w:id="127" w:author="Alikhan Serik" w:date="2026-07-02T15:57:00Z" w16du:dateUtc="2026-07-02T10:57:00Z">
                  <w:rPr>
                    <w:ins w:id="128" w:author="Alikhan Serik" w:date="2026-07-02T15:56:00Z" w16du:dateUtc="2026-07-02T10:56:00Z"/>
                  </w:rPr>
                </w:rPrChange>
              </w:rPr>
            </w:pPr>
            <w:ins w:id="129" w:author="Alikhan Serik" w:date="2026-07-02T15:56:00Z" w16du:dateUtc="2026-07-02T10:56:00Z">
              <w:r w:rsidRPr="00FE2483">
                <w:rPr>
                  <w:lang w:val="ru-RU"/>
                </w:rPr>
                <w:t>Имя или название компании (</w:t>
              </w:r>
              <w:r>
                <w:t>NOT</w:t>
              </w:r>
              <w:r w:rsidRPr="00FE2483">
                <w:rPr>
                  <w:lang w:val="ru-RU"/>
                </w:rPr>
                <w:t xml:space="preserve"> </w:t>
              </w:r>
              <w:r>
                <w:t>NULL</w:t>
              </w:r>
              <w:r w:rsidRPr="00FE2483">
                <w:rPr>
                  <w:lang w:val="ru-RU"/>
                </w:rPr>
                <w:t>)</w:t>
              </w:r>
            </w:ins>
          </w:p>
        </w:tc>
      </w:tr>
      <w:tr w:rsidR="00685053" w:rsidRPr="005B10E3" w:rsidDel="008B2029" w14:paraId="44050B2A" w14:textId="1AB94BC9" w:rsidTr="008B2029">
        <w:trPr>
          <w:trHeight w:val="468"/>
          <w:del w:id="130" w:author="Alikhan Serik" w:date="2026-07-02T15:22:00Z"/>
          <w:trPrChange w:id="131" w:author="Alikhan Serik" w:date="2026-07-02T15:24:00Z" w16du:dateUtc="2026-07-02T10:24:00Z">
            <w:trPr>
              <w:gridBefore w:val="1"/>
              <w:gridAfter w:val="0"/>
              <w:trHeight w:val="432"/>
            </w:trPr>
          </w:trPrChange>
        </w:trPr>
        <w:tc>
          <w:tcPr>
            <w:tcW w:w="3209" w:type="dxa"/>
            <w:tcPrChange w:id="132" w:author="Alikhan Serik" w:date="2026-07-02T15:24:00Z" w16du:dateUtc="2026-07-02T10:24:00Z">
              <w:tcPr>
                <w:tcW w:w="2302" w:type="dxa"/>
              </w:tcPr>
            </w:tcPrChange>
          </w:tcPr>
          <w:p w14:paraId="22CB5DE1" w14:textId="2A70640C" w:rsidR="00685053" w:rsidRPr="00685053" w:rsidDel="008B2029" w:rsidRDefault="00685053" w:rsidP="00685053">
            <w:pPr>
              <w:pStyle w:val="BodyText"/>
              <w:rPr>
                <w:del w:id="133" w:author="Alikhan Serik" w:date="2026-07-02T15:22:00Z" w16du:dateUtc="2026-07-02T10:22:00Z"/>
                <w:color w:val="404040" w:themeColor="text1" w:themeTint="BF"/>
                <w:rPrChange w:id="134" w:author="Alikhan Serik" w:date="2026-07-02T15:56:00Z" w16du:dateUtc="2026-07-02T10:56:00Z">
                  <w:rPr>
                    <w:del w:id="135" w:author="Alikhan Serik" w:date="2026-07-02T15:22:00Z" w16du:dateUtc="2026-07-02T10:22:00Z"/>
                  </w:rPr>
                </w:rPrChange>
              </w:rPr>
            </w:pPr>
            <w:proofErr w:type="spellStart"/>
            <w:ins w:id="136" w:author="Alikhan Serik" w:date="2026-07-02T15:56:00Z" w16du:dateUtc="2026-07-02T10:56:00Z">
              <w:r w:rsidRPr="00685053">
                <w:rPr>
                  <w:color w:val="404040" w:themeColor="text1" w:themeTint="BF"/>
                  <w:rPrChange w:id="137" w:author="Alikhan Serik" w:date="2026-07-02T15:56:00Z" w16du:dateUtc="2026-07-02T10:56:00Z">
                    <w:rPr/>
                  </w:rPrChange>
                </w:rPr>
                <w:t>first_name</w:t>
              </w:r>
            </w:ins>
            <w:del w:id="138" w:author="Alikhan Serik" w:date="2026-07-02T15:22:00Z" w16du:dateUtc="2026-07-02T10:22:00Z">
              <w:r w:rsidRPr="00685053" w:rsidDel="008B2029">
                <w:rPr>
                  <w:color w:val="404040" w:themeColor="text1" w:themeTint="BF"/>
                  <w:rPrChange w:id="139" w:author="Alikhan Serik" w:date="2026-07-02T15:56:00Z" w16du:dateUtc="2026-07-02T10:56:00Z">
                    <w:rPr/>
                  </w:rPrChange>
                </w:rPr>
                <w:delText>Filed Name N</w:delText>
              </w:r>
            </w:del>
          </w:p>
        </w:tc>
        <w:tc>
          <w:tcPr>
            <w:tcW w:w="3209" w:type="dxa"/>
            <w:tcPrChange w:id="140" w:author="Alikhan Serik" w:date="2026-07-02T15:24:00Z" w16du:dateUtc="2026-07-02T10:24:00Z">
              <w:tcPr>
                <w:tcW w:w="2302" w:type="dxa"/>
                <w:gridSpan w:val="2"/>
              </w:tcPr>
            </w:tcPrChange>
          </w:tcPr>
          <w:p w14:paraId="6EDD57E1" w14:textId="34BAE080" w:rsidR="00685053" w:rsidRPr="00685053" w:rsidDel="008B2029" w:rsidRDefault="00685053" w:rsidP="00685053">
            <w:pPr>
              <w:pStyle w:val="BodyText"/>
              <w:rPr>
                <w:del w:id="141" w:author="Alikhan Serik" w:date="2026-07-02T15:22:00Z" w16du:dateUtc="2026-07-02T10:22:00Z"/>
                <w:color w:val="404040" w:themeColor="text1" w:themeTint="BF"/>
                <w:rPrChange w:id="142" w:author="Alikhan Serik" w:date="2026-07-02T15:56:00Z" w16du:dateUtc="2026-07-02T10:56:00Z">
                  <w:rPr>
                    <w:del w:id="143" w:author="Alikhan Serik" w:date="2026-07-02T15:22:00Z" w16du:dateUtc="2026-07-02T10:22:00Z"/>
                  </w:rPr>
                </w:rPrChange>
              </w:rPr>
            </w:pPr>
            <w:ins w:id="144" w:author="Alikhan Serik" w:date="2026-07-02T15:56:00Z" w16du:dateUtc="2026-07-02T10:56:00Z">
              <w:r w:rsidRPr="00685053">
                <w:rPr>
                  <w:color w:val="404040" w:themeColor="text1" w:themeTint="BF"/>
                  <w:rPrChange w:id="145" w:author="Alikhan Serik" w:date="2026-07-02T15:56:00Z" w16du:dateUtc="2026-07-02T10:56:00Z">
                    <w:rPr/>
                  </w:rPrChange>
                </w:rPr>
                <w:t>VARCHA</w:t>
              </w:r>
              <w:proofErr w:type="spellEnd"/>
              <w:r w:rsidRPr="00685053">
                <w:rPr>
                  <w:color w:val="404040" w:themeColor="text1" w:themeTint="BF"/>
                  <w:rPrChange w:id="146" w:author="Alikhan Serik" w:date="2026-07-02T15:56:00Z" w16du:dateUtc="2026-07-02T10:56:00Z">
                    <w:rPr/>
                  </w:rPrChange>
                </w:rPr>
                <w:t>R(100)</w:t>
              </w:r>
            </w:ins>
            <w:del w:id="147" w:author="Alikhan Serik" w:date="2026-07-02T15:22:00Z" w16du:dateUtc="2026-07-02T10:22:00Z">
              <w:r w:rsidRPr="00685053" w:rsidDel="008B2029">
                <w:rPr>
                  <w:color w:val="404040" w:themeColor="text1" w:themeTint="BF"/>
                  <w:rPrChange w:id="148" w:author="Alikhan Serik" w:date="2026-07-02T15:56:00Z" w16du:dateUtc="2026-07-02T10:56:00Z">
                    <w:rPr/>
                  </w:rPrChange>
                </w:rPr>
                <w:delText>&lt;description&gt;</w:delText>
              </w:r>
            </w:del>
          </w:p>
        </w:tc>
        <w:tc>
          <w:tcPr>
            <w:tcW w:w="3209" w:type="dxa"/>
            <w:tcPrChange w:id="149" w:author="Alikhan Serik" w:date="2026-07-02T15:24:00Z" w16du:dateUtc="2026-07-02T10:24:00Z">
              <w:tcPr>
                <w:tcW w:w="2302" w:type="dxa"/>
                <w:gridSpan w:val="2"/>
              </w:tcPr>
            </w:tcPrChange>
          </w:tcPr>
          <w:p w14:paraId="3C813618" w14:textId="00435490" w:rsidR="00685053" w:rsidRPr="00685053" w:rsidDel="008B2029" w:rsidRDefault="00685053" w:rsidP="00685053">
            <w:pPr>
              <w:pStyle w:val="BodyText"/>
              <w:rPr>
                <w:del w:id="150" w:author="Alikhan Serik" w:date="2026-07-02T15:22:00Z" w16du:dateUtc="2026-07-02T10:22:00Z"/>
                <w:color w:val="404040" w:themeColor="text1" w:themeTint="BF"/>
                <w:lang w:val="ru-RU"/>
                <w:rPrChange w:id="151" w:author="Alikhan Serik" w:date="2026-07-02T15:56:00Z" w16du:dateUtc="2026-07-02T10:56:00Z">
                  <w:rPr>
                    <w:del w:id="152" w:author="Alikhan Serik" w:date="2026-07-02T15:22:00Z" w16du:dateUtc="2026-07-02T10:22:00Z"/>
                  </w:rPr>
                </w:rPrChange>
              </w:rPr>
            </w:pPr>
            <w:ins w:id="153" w:author="Alikhan Serik" w:date="2026-07-02T15:56:00Z" w16du:dateUtc="2026-07-02T10:56:00Z">
              <w:r w:rsidRPr="00685053">
                <w:rPr>
                  <w:color w:val="404040" w:themeColor="text1" w:themeTint="BF"/>
                  <w:lang w:val="ru-RU"/>
                  <w:rPrChange w:id="154" w:author="Alikhan Serik" w:date="2026-07-02T15:56:00Z" w16du:dateUtc="2026-07-02T10:56:00Z">
                    <w:rPr>
                      <w:lang w:val="ru-RU"/>
                    </w:rPr>
                  </w:rPrChange>
                </w:rPr>
                <w:t>Имя или название компании (</w:t>
              </w:r>
              <w:r w:rsidRPr="00685053">
                <w:rPr>
                  <w:color w:val="404040" w:themeColor="text1" w:themeTint="BF"/>
                  <w:rPrChange w:id="155" w:author="Alikhan Serik" w:date="2026-07-02T15:56:00Z" w16du:dateUtc="2026-07-02T10:56:00Z">
                    <w:rPr/>
                  </w:rPrChange>
                </w:rPr>
                <w:t>NOT</w:t>
              </w:r>
              <w:r w:rsidRPr="00685053">
                <w:rPr>
                  <w:color w:val="404040" w:themeColor="text1" w:themeTint="BF"/>
                  <w:lang w:val="ru-RU"/>
                  <w:rPrChange w:id="156" w:author="Alikhan Serik" w:date="2026-07-02T15:56:00Z" w16du:dateUtc="2026-07-02T10:56:00Z">
                    <w:rPr>
                      <w:lang w:val="ru-RU"/>
                    </w:rPr>
                  </w:rPrChange>
                </w:rPr>
                <w:t xml:space="preserve"> </w:t>
              </w:r>
              <w:r w:rsidRPr="00685053">
                <w:rPr>
                  <w:color w:val="404040" w:themeColor="text1" w:themeTint="BF"/>
                  <w:rPrChange w:id="157" w:author="Alikhan Serik" w:date="2026-07-02T15:56:00Z" w16du:dateUtc="2026-07-02T10:56:00Z">
                    <w:rPr/>
                  </w:rPrChange>
                </w:rPr>
                <w:t>NULL</w:t>
              </w:r>
              <w:r w:rsidRPr="00685053">
                <w:rPr>
                  <w:color w:val="404040" w:themeColor="text1" w:themeTint="BF"/>
                  <w:lang w:val="ru-RU"/>
                  <w:rPrChange w:id="158" w:author="Alikhan Serik" w:date="2026-07-02T15:56:00Z" w16du:dateUtc="2026-07-02T10:56:00Z">
                    <w:rPr>
                      <w:lang w:val="ru-RU"/>
                    </w:rPr>
                  </w:rPrChange>
                </w:rPr>
                <w:t>)</w:t>
              </w:r>
            </w:ins>
            <w:del w:id="159" w:author="Alikhan Serik" w:date="2026-07-02T15:22:00Z" w16du:dateUtc="2026-07-02T10:22:00Z">
              <w:r w:rsidRPr="00685053" w:rsidDel="008B2029">
                <w:rPr>
                  <w:color w:val="404040" w:themeColor="text1" w:themeTint="BF"/>
                  <w:rPrChange w:id="160" w:author="Alikhan Serik" w:date="2026-07-02T15:56:00Z" w16du:dateUtc="2026-07-02T10:56:00Z">
                    <w:rPr/>
                  </w:rPrChange>
                </w:rPr>
                <w:delText>Text</w:delText>
              </w:r>
            </w:del>
          </w:p>
        </w:tc>
      </w:tr>
      <w:tr w:rsidR="00685053" w:rsidRPr="005B10E3" w:rsidDel="008B2029" w14:paraId="57A1D431" w14:textId="77777777" w:rsidTr="008B2029">
        <w:trPr>
          <w:trHeight w:val="468"/>
          <w:ins w:id="161" w:author="Alikhan Serik" w:date="2026-07-02T15:56:00Z"/>
        </w:trPr>
        <w:tc>
          <w:tcPr>
            <w:tcW w:w="3209" w:type="dxa"/>
          </w:tcPr>
          <w:p w14:paraId="01014C7C" w14:textId="76563AB2" w:rsidR="00685053" w:rsidRPr="00685053" w:rsidRDefault="00685053" w:rsidP="00685053">
            <w:pPr>
              <w:rPr>
                <w:ins w:id="162" w:author="Alikhan Serik" w:date="2026-07-02T15:56:00Z" w16du:dateUtc="2026-07-02T10:56:00Z"/>
                <w:rFonts w:ascii="Trebuchet MS" w:hAnsi="Trebuchet MS"/>
                <w:color w:val="404040" w:themeColor="text1" w:themeTint="BF"/>
                <w:rPrChange w:id="163" w:author="Alikhan Serik" w:date="2026-07-02T15:56:00Z" w16du:dateUtc="2026-07-02T10:56:00Z">
                  <w:rPr>
                    <w:ins w:id="164" w:author="Alikhan Serik" w:date="2026-07-02T15:56:00Z" w16du:dateUtc="2026-07-02T10:56:00Z"/>
                  </w:rPr>
                </w:rPrChange>
              </w:rPr>
            </w:pPr>
            <w:proofErr w:type="spellStart"/>
            <w:ins w:id="165" w:author="Alikhan Serik" w:date="2026-07-02T15:56:00Z" w16du:dateUtc="2026-07-02T10:56:00Z">
              <w:r w:rsidRPr="00685053">
                <w:rPr>
                  <w:rFonts w:ascii="Trebuchet MS" w:hAnsi="Trebuchet MS"/>
                  <w:color w:val="404040" w:themeColor="text1" w:themeTint="BF"/>
                  <w:rPrChange w:id="166" w:author="Alikhan Serik" w:date="2026-07-02T15:56:00Z" w16du:dateUtc="2026-07-02T10:56:00Z">
                    <w:rPr/>
                  </w:rPrChange>
                </w:rPr>
                <w:t>last_name</w:t>
              </w:r>
              <w:proofErr w:type="spellEnd"/>
            </w:ins>
          </w:p>
        </w:tc>
        <w:tc>
          <w:tcPr>
            <w:tcW w:w="3209" w:type="dxa"/>
          </w:tcPr>
          <w:p w14:paraId="29DFDD42" w14:textId="6516AD8E" w:rsidR="00685053" w:rsidRPr="00685053" w:rsidRDefault="00685053" w:rsidP="00685053">
            <w:pPr>
              <w:rPr>
                <w:ins w:id="167" w:author="Alikhan Serik" w:date="2026-07-02T15:56:00Z" w16du:dateUtc="2026-07-02T10:56:00Z"/>
                <w:rFonts w:ascii="Trebuchet MS" w:hAnsi="Trebuchet MS"/>
                <w:color w:val="404040" w:themeColor="text1" w:themeTint="BF"/>
                <w:rPrChange w:id="168" w:author="Alikhan Serik" w:date="2026-07-02T15:56:00Z" w16du:dateUtc="2026-07-02T10:56:00Z">
                  <w:rPr>
                    <w:ins w:id="169" w:author="Alikhan Serik" w:date="2026-07-02T15:56:00Z" w16du:dateUtc="2026-07-02T10:56:00Z"/>
                  </w:rPr>
                </w:rPrChange>
              </w:rPr>
            </w:pPr>
            <w:ins w:id="170" w:author="Alikhan Serik" w:date="2026-07-02T15:56:00Z" w16du:dateUtc="2026-07-02T10:56:00Z">
              <w:r w:rsidRPr="00685053">
                <w:rPr>
                  <w:rFonts w:ascii="Trebuchet MS" w:hAnsi="Trebuchet MS"/>
                  <w:color w:val="404040" w:themeColor="text1" w:themeTint="BF"/>
                  <w:rPrChange w:id="171" w:author="Alikhan Serik" w:date="2026-07-02T15:56:00Z" w16du:dateUtc="2026-07-02T10:56:00Z">
                    <w:rPr/>
                  </w:rPrChange>
                </w:rPr>
                <w:t>VARCHAR(100)</w:t>
              </w:r>
            </w:ins>
          </w:p>
        </w:tc>
        <w:tc>
          <w:tcPr>
            <w:tcW w:w="3209" w:type="dxa"/>
          </w:tcPr>
          <w:p w14:paraId="0C37E6E7" w14:textId="320D1A32" w:rsidR="00685053" w:rsidRPr="00685053" w:rsidRDefault="00685053" w:rsidP="00685053">
            <w:pPr>
              <w:rPr>
                <w:ins w:id="172" w:author="Alikhan Serik" w:date="2026-07-02T15:56:00Z" w16du:dateUtc="2026-07-02T10:56:00Z"/>
                <w:rFonts w:ascii="Trebuchet MS" w:hAnsi="Trebuchet MS"/>
                <w:color w:val="404040" w:themeColor="text1" w:themeTint="BF"/>
                <w:lang w:val="ru-RU"/>
                <w:rPrChange w:id="173" w:author="Alikhan Serik" w:date="2026-07-02T15:56:00Z" w16du:dateUtc="2026-07-02T10:56:00Z">
                  <w:rPr>
                    <w:ins w:id="174" w:author="Alikhan Serik" w:date="2026-07-02T15:56:00Z" w16du:dateUtc="2026-07-02T10:56:00Z"/>
                    <w:lang w:val="ru-RU"/>
                  </w:rPr>
                </w:rPrChange>
              </w:rPr>
            </w:pPr>
            <w:ins w:id="175" w:author="Alikhan Serik" w:date="2026-07-02T15:56:00Z" w16du:dateUtc="2026-07-02T10:56:00Z">
              <w:r w:rsidRPr="00685053">
                <w:rPr>
                  <w:rFonts w:ascii="Trebuchet MS" w:hAnsi="Trebuchet MS"/>
                  <w:color w:val="404040" w:themeColor="text1" w:themeTint="BF"/>
                  <w:lang w:val="ru-RU"/>
                  <w:rPrChange w:id="176" w:author="Alikhan Serik" w:date="2026-07-02T15:56:00Z" w16du:dateUtc="2026-07-02T10:56:00Z">
                    <w:rPr>
                      <w:lang w:val="ru-RU"/>
                    </w:rPr>
                  </w:rPrChange>
                </w:rPr>
                <w:t>Фамилия (</w:t>
              </w:r>
              <w:r w:rsidRPr="00685053">
                <w:rPr>
                  <w:rFonts w:ascii="Trebuchet MS" w:hAnsi="Trebuchet MS"/>
                  <w:color w:val="404040" w:themeColor="text1" w:themeTint="BF"/>
                  <w:rPrChange w:id="177" w:author="Alikhan Serik" w:date="2026-07-02T15:56:00Z" w16du:dateUtc="2026-07-02T10:56:00Z">
                    <w:rPr/>
                  </w:rPrChange>
                </w:rPr>
                <w:t>NULL</w:t>
              </w:r>
              <w:r w:rsidRPr="00685053">
                <w:rPr>
                  <w:rFonts w:ascii="Trebuchet MS" w:hAnsi="Trebuchet MS"/>
                  <w:color w:val="404040" w:themeColor="text1" w:themeTint="BF"/>
                  <w:lang w:val="ru-RU"/>
                  <w:rPrChange w:id="178" w:author="Alikhan Serik" w:date="2026-07-02T15:56:00Z" w16du:dateUtc="2026-07-02T10:56:00Z">
                    <w:rPr>
                      <w:lang w:val="ru-RU"/>
                    </w:rPr>
                  </w:rPrChange>
                </w:rPr>
                <w:t xml:space="preserve"> для юридических лиц)</w:t>
              </w:r>
            </w:ins>
          </w:p>
        </w:tc>
      </w:tr>
      <w:tr w:rsidR="00685053" w:rsidRPr="005B10E3" w:rsidDel="008B2029" w14:paraId="62080C81" w14:textId="77777777" w:rsidTr="008B2029">
        <w:trPr>
          <w:trHeight w:val="468"/>
          <w:ins w:id="179" w:author="Alikhan Serik" w:date="2026-07-02T15:56:00Z"/>
        </w:trPr>
        <w:tc>
          <w:tcPr>
            <w:tcW w:w="3209" w:type="dxa"/>
          </w:tcPr>
          <w:p w14:paraId="6C335123" w14:textId="69D48F7F" w:rsidR="00685053" w:rsidRPr="00685053" w:rsidRDefault="00685053" w:rsidP="00685053">
            <w:pPr>
              <w:rPr>
                <w:ins w:id="180" w:author="Alikhan Serik" w:date="2026-07-02T15:56:00Z" w16du:dateUtc="2026-07-02T10:56:00Z"/>
                <w:rFonts w:ascii="Trebuchet MS" w:hAnsi="Trebuchet MS"/>
                <w:color w:val="404040" w:themeColor="text1" w:themeTint="BF"/>
                <w:rPrChange w:id="181" w:author="Alikhan Serik" w:date="2026-07-02T15:56:00Z" w16du:dateUtc="2026-07-02T10:56:00Z">
                  <w:rPr>
                    <w:ins w:id="182" w:author="Alikhan Serik" w:date="2026-07-02T15:56:00Z" w16du:dateUtc="2026-07-02T10:56:00Z"/>
                  </w:rPr>
                </w:rPrChange>
              </w:rPr>
            </w:pPr>
            <w:ins w:id="183" w:author="Alikhan Serik" w:date="2026-07-02T15:56:00Z" w16du:dateUtc="2026-07-02T10:56:00Z">
              <w:r w:rsidRPr="00685053">
                <w:rPr>
                  <w:rFonts w:ascii="Trebuchet MS" w:hAnsi="Trebuchet MS"/>
                  <w:color w:val="404040" w:themeColor="text1" w:themeTint="BF"/>
                  <w:rPrChange w:id="184" w:author="Alikhan Serik" w:date="2026-07-02T15:56:00Z" w16du:dateUtc="2026-07-02T10:56:00Z">
                    <w:rPr/>
                  </w:rPrChange>
                </w:rPr>
                <w:t>email</w:t>
              </w:r>
            </w:ins>
          </w:p>
        </w:tc>
        <w:tc>
          <w:tcPr>
            <w:tcW w:w="3209" w:type="dxa"/>
          </w:tcPr>
          <w:p w14:paraId="07BCA853" w14:textId="1A91E4CA" w:rsidR="00685053" w:rsidRPr="00685053" w:rsidRDefault="00685053" w:rsidP="00685053">
            <w:pPr>
              <w:rPr>
                <w:ins w:id="185" w:author="Alikhan Serik" w:date="2026-07-02T15:56:00Z" w16du:dateUtc="2026-07-02T10:56:00Z"/>
                <w:rFonts w:ascii="Trebuchet MS" w:hAnsi="Trebuchet MS"/>
                <w:color w:val="404040" w:themeColor="text1" w:themeTint="BF"/>
                <w:rPrChange w:id="186" w:author="Alikhan Serik" w:date="2026-07-02T15:56:00Z" w16du:dateUtc="2026-07-02T10:56:00Z">
                  <w:rPr>
                    <w:ins w:id="187" w:author="Alikhan Serik" w:date="2026-07-02T15:56:00Z" w16du:dateUtc="2026-07-02T10:56:00Z"/>
                  </w:rPr>
                </w:rPrChange>
              </w:rPr>
            </w:pPr>
            <w:ins w:id="188" w:author="Alikhan Serik" w:date="2026-07-02T15:56:00Z" w16du:dateUtc="2026-07-02T10:56:00Z">
              <w:r w:rsidRPr="00685053">
                <w:rPr>
                  <w:rFonts w:ascii="Trebuchet MS" w:hAnsi="Trebuchet MS"/>
                  <w:color w:val="404040" w:themeColor="text1" w:themeTint="BF"/>
                  <w:rPrChange w:id="189" w:author="Alikhan Serik" w:date="2026-07-02T15:56:00Z" w16du:dateUtc="2026-07-02T10:56:00Z">
                    <w:rPr/>
                  </w:rPrChange>
                </w:rPr>
                <w:t>VARCHAR(255)</w:t>
              </w:r>
            </w:ins>
          </w:p>
        </w:tc>
        <w:tc>
          <w:tcPr>
            <w:tcW w:w="3209" w:type="dxa"/>
          </w:tcPr>
          <w:p w14:paraId="6B922E53" w14:textId="6A02D134" w:rsidR="00685053" w:rsidRPr="00685053" w:rsidRDefault="00685053" w:rsidP="00685053">
            <w:pPr>
              <w:rPr>
                <w:ins w:id="190" w:author="Alikhan Serik" w:date="2026-07-02T15:56:00Z" w16du:dateUtc="2026-07-02T10:56:00Z"/>
                <w:rFonts w:ascii="Trebuchet MS" w:hAnsi="Trebuchet MS"/>
                <w:color w:val="404040" w:themeColor="text1" w:themeTint="BF"/>
                <w:lang w:val="ru-RU"/>
                <w:rPrChange w:id="191" w:author="Alikhan Serik" w:date="2026-07-02T15:56:00Z" w16du:dateUtc="2026-07-02T10:56:00Z">
                  <w:rPr>
                    <w:ins w:id="192" w:author="Alikhan Serik" w:date="2026-07-02T15:56:00Z" w16du:dateUtc="2026-07-02T10:56:00Z"/>
                    <w:lang w:val="ru-RU"/>
                  </w:rPr>
                </w:rPrChange>
              </w:rPr>
            </w:pPr>
            <w:ins w:id="193" w:author="Alikhan Serik" w:date="2026-07-02T15:56:00Z" w16du:dateUtc="2026-07-02T10:56:00Z">
              <w:r w:rsidRPr="00685053">
                <w:rPr>
                  <w:rFonts w:ascii="Trebuchet MS" w:hAnsi="Trebuchet MS"/>
                  <w:color w:val="404040" w:themeColor="text1" w:themeTint="BF"/>
                  <w:lang w:val="ru-RU"/>
                  <w:rPrChange w:id="194" w:author="Alikhan Serik" w:date="2026-07-02T15:56:00Z" w16du:dateUtc="2026-07-02T10:56:00Z">
                    <w:rPr>
                      <w:lang w:val="ru-RU"/>
                    </w:rPr>
                  </w:rPrChange>
                </w:rPr>
                <w:t>Уникальный адрес электронной почты (</w:t>
              </w:r>
              <w:r w:rsidRPr="00685053">
                <w:rPr>
                  <w:rFonts w:ascii="Trebuchet MS" w:hAnsi="Trebuchet MS"/>
                  <w:color w:val="404040" w:themeColor="text1" w:themeTint="BF"/>
                  <w:rPrChange w:id="195" w:author="Alikhan Serik" w:date="2026-07-02T15:56:00Z" w16du:dateUtc="2026-07-02T10:56:00Z">
                    <w:rPr/>
                  </w:rPrChange>
                </w:rPr>
                <w:t>UNIQUE</w:t>
              </w:r>
              <w:r w:rsidRPr="00685053">
                <w:rPr>
                  <w:rFonts w:ascii="Trebuchet MS" w:hAnsi="Trebuchet MS"/>
                  <w:color w:val="404040" w:themeColor="text1" w:themeTint="BF"/>
                  <w:lang w:val="ru-RU"/>
                  <w:rPrChange w:id="196" w:author="Alikhan Serik" w:date="2026-07-02T15:56:00Z" w16du:dateUtc="2026-07-02T10:56:00Z">
                    <w:rPr>
                      <w:lang w:val="ru-RU"/>
                    </w:rPr>
                  </w:rPrChange>
                </w:rPr>
                <w:t xml:space="preserve">, </w:t>
              </w:r>
              <w:r w:rsidRPr="00685053">
                <w:rPr>
                  <w:rFonts w:ascii="Trebuchet MS" w:hAnsi="Trebuchet MS"/>
                  <w:color w:val="404040" w:themeColor="text1" w:themeTint="BF"/>
                  <w:rPrChange w:id="197" w:author="Alikhan Serik" w:date="2026-07-02T15:56:00Z" w16du:dateUtc="2026-07-02T10:56:00Z">
                    <w:rPr/>
                  </w:rPrChange>
                </w:rPr>
                <w:t>NOT</w:t>
              </w:r>
              <w:r w:rsidRPr="00685053">
                <w:rPr>
                  <w:rFonts w:ascii="Trebuchet MS" w:hAnsi="Trebuchet MS"/>
                  <w:color w:val="404040" w:themeColor="text1" w:themeTint="BF"/>
                  <w:lang w:val="ru-RU"/>
                  <w:rPrChange w:id="198" w:author="Alikhan Serik" w:date="2026-07-02T15:56:00Z" w16du:dateUtc="2026-07-02T10:56:00Z">
                    <w:rPr>
                      <w:lang w:val="ru-RU"/>
                    </w:rPr>
                  </w:rPrChange>
                </w:rPr>
                <w:t xml:space="preserve"> </w:t>
              </w:r>
              <w:r w:rsidRPr="00685053">
                <w:rPr>
                  <w:rFonts w:ascii="Trebuchet MS" w:hAnsi="Trebuchet MS"/>
                  <w:color w:val="404040" w:themeColor="text1" w:themeTint="BF"/>
                  <w:rPrChange w:id="199" w:author="Alikhan Serik" w:date="2026-07-02T15:56:00Z" w16du:dateUtc="2026-07-02T10:56:00Z">
                    <w:rPr/>
                  </w:rPrChange>
                </w:rPr>
                <w:t>NULL</w:t>
              </w:r>
              <w:r w:rsidRPr="00685053">
                <w:rPr>
                  <w:rFonts w:ascii="Trebuchet MS" w:hAnsi="Trebuchet MS"/>
                  <w:color w:val="404040" w:themeColor="text1" w:themeTint="BF"/>
                  <w:lang w:val="ru-RU"/>
                  <w:rPrChange w:id="200" w:author="Alikhan Serik" w:date="2026-07-02T15:56:00Z" w16du:dateUtc="2026-07-02T10:56:00Z">
                    <w:rPr>
                      <w:lang w:val="ru-RU"/>
                    </w:rPr>
                  </w:rPrChange>
                </w:rPr>
                <w:t>)</w:t>
              </w:r>
            </w:ins>
          </w:p>
        </w:tc>
      </w:tr>
      <w:tr w:rsidR="00685053" w:rsidRPr="00CB2F43" w:rsidDel="008B2029" w14:paraId="16AAB914" w14:textId="77777777" w:rsidTr="008B2029">
        <w:trPr>
          <w:trHeight w:val="468"/>
          <w:ins w:id="201" w:author="Alikhan Serik" w:date="2026-07-02T15:56:00Z"/>
        </w:trPr>
        <w:tc>
          <w:tcPr>
            <w:tcW w:w="3209" w:type="dxa"/>
          </w:tcPr>
          <w:p w14:paraId="76FADDB5" w14:textId="2E8AFE39" w:rsidR="00685053" w:rsidRPr="00685053" w:rsidRDefault="00685053" w:rsidP="00685053">
            <w:pPr>
              <w:rPr>
                <w:ins w:id="202" w:author="Alikhan Serik" w:date="2026-07-02T15:56:00Z" w16du:dateUtc="2026-07-02T10:56:00Z"/>
                <w:rFonts w:ascii="Trebuchet MS" w:hAnsi="Trebuchet MS"/>
                <w:color w:val="404040" w:themeColor="text1" w:themeTint="BF"/>
                <w:rPrChange w:id="203" w:author="Alikhan Serik" w:date="2026-07-02T15:56:00Z" w16du:dateUtc="2026-07-02T10:56:00Z">
                  <w:rPr>
                    <w:ins w:id="204" w:author="Alikhan Serik" w:date="2026-07-02T15:56:00Z" w16du:dateUtc="2026-07-02T10:56:00Z"/>
                  </w:rPr>
                </w:rPrChange>
              </w:rPr>
            </w:pPr>
            <w:ins w:id="205" w:author="Alikhan Serik" w:date="2026-07-02T15:56:00Z" w16du:dateUtc="2026-07-02T10:56:00Z">
              <w:r w:rsidRPr="00685053">
                <w:rPr>
                  <w:rFonts w:ascii="Trebuchet MS" w:hAnsi="Trebuchet MS"/>
                  <w:color w:val="404040" w:themeColor="text1" w:themeTint="BF"/>
                  <w:rPrChange w:id="206" w:author="Alikhan Serik" w:date="2026-07-02T15:56:00Z" w16du:dateUtc="2026-07-02T10:56:00Z">
                    <w:rPr/>
                  </w:rPrChange>
                </w:rPr>
                <w:t>phone</w:t>
              </w:r>
            </w:ins>
          </w:p>
        </w:tc>
        <w:tc>
          <w:tcPr>
            <w:tcW w:w="3209" w:type="dxa"/>
          </w:tcPr>
          <w:p w14:paraId="11185541" w14:textId="25478EE6" w:rsidR="00685053" w:rsidRPr="00685053" w:rsidRDefault="00685053" w:rsidP="00685053">
            <w:pPr>
              <w:rPr>
                <w:ins w:id="207" w:author="Alikhan Serik" w:date="2026-07-02T15:56:00Z" w16du:dateUtc="2026-07-02T10:56:00Z"/>
                <w:rFonts w:ascii="Trebuchet MS" w:hAnsi="Trebuchet MS"/>
                <w:color w:val="404040" w:themeColor="text1" w:themeTint="BF"/>
                <w:rPrChange w:id="208" w:author="Alikhan Serik" w:date="2026-07-02T15:56:00Z" w16du:dateUtc="2026-07-02T10:56:00Z">
                  <w:rPr>
                    <w:ins w:id="209" w:author="Alikhan Serik" w:date="2026-07-02T15:56:00Z" w16du:dateUtc="2026-07-02T10:56:00Z"/>
                  </w:rPr>
                </w:rPrChange>
              </w:rPr>
            </w:pPr>
            <w:ins w:id="210" w:author="Alikhan Serik" w:date="2026-07-02T15:56:00Z" w16du:dateUtc="2026-07-02T10:56:00Z">
              <w:r w:rsidRPr="00685053">
                <w:rPr>
                  <w:rFonts w:ascii="Trebuchet MS" w:hAnsi="Trebuchet MS"/>
                  <w:color w:val="404040" w:themeColor="text1" w:themeTint="BF"/>
                  <w:rPrChange w:id="211" w:author="Alikhan Serik" w:date="2026-07-02T15:56:00Z" w16du:dateUtc="2026-07-02T10:56:00Z">
                    <w:rPr/>
                  </w:rPrChange>
                </w:rPr>
                <w:t>VARCHAR(20)</w:t>
              </w:r>
            </w:ins>
          </w:p>
        </w:tc>
        <w:tc>
          <w:tcPr>
            <w:tcW w:w="3209" w:type="dxa"/>
          </w:tcPr>
          <w:p w14:paraId="6D8B5E3A" w14:textId="4541DE41" w:rsidR="00685053" w:rsidRPr="00685053" w:rsidRDefault="00685053" w:rsidP="00685053">
            <w:pPr>
              <w:rPr>
                <w:ins w:id="212" w:author="Alikhan Serik" w:date="2026-07-02T15:56:00Z" w16du:dateUtc="2026-07-02T10:56:00Z"/>
                <w:rFonts w:ascii="Trebuchet MS" w:hAnsi="Trebuchet MS"/>
                <w:color w:val="404040" w:themeColor="text1" w:themeTint="BF"/>
                <w:lang w:val="ru-RU"/>
                <w:rPrChange w:id="213" w:author="Alikhan Serik" w:date="2026-07-02T15:56:00Z" w16du:dateUtc="2026-07-02T10:56:00Z">
                  <w:rPr>
                    <w:ins w:id="214" w:author="Alikhan Serik" w:date="2026-07-02T15:56:00Z" w16du:dateUtc="2026-07-02T10:56:00Z"/>
                    <w:lang w:val="ru-RU"/>
                  </w:rPr>
                </w:rPrChange>
              </w:rPr>
            </w:pPr>
            <w:proofErr w:type="spellStart"/>
            <w:ins w:id="215" w:author="Alikhan Serik" w:date="2026-07-02T15:56:00Z" w16du:dateUtc="2026-07-02T10:56:00Z">
              <w:r w:rsidRPr="00685053">
                <w:rPr>
                  <w:rFonts w:ascii="Trebuchet MS" w:hAnsi="Trebuchet MS"/>
                  <w:color w:val="404040" w:themeColor="text1" w:themeTint="BF"/>
                  <w:rPrChange w:id="216" w:author="Alikhan Serik" w:date="2026-07-02T15:56:00Z" w16du:dateUtc="2026-07-02T10:56:00Z">
                    <w:rPr/>
                  </w:rPrChange>
                </w:rPr>
                <w:t>Номер</w:t>
              </w:r>
              <w:proofErr w:type="spellEnd"/>
              <w:r w:rsidRPr="00685053">
                <w:rPr>
                  <w:rFonts w:ascii="Trebuchet MS" w:hAnsi="Trebuchet MS"/>
                  <w:color w:val="404040" w:themeColor="text1" w:themeTint="BF"/>
                  <w:rPrChange w:id="217" w:author="Alikhan Serik" w:date="2026-07-02T15:56:00Z" w16du:dateUtc="2026-07-02T10:56:00Z">
                    <w:rPr/>
                  </w:rPrChange>
                </w:rPr>
                <w:t xml:space="preserve"> </w:t>
              </w:r>
              <w:proofErr w:type="spellStart"/>
              <w:r w:rsidRPr="00685053">
                <w:rPr>
                  <w:rFonts w:ascii="Trebuchet MS" w:hAnsi="Trebuchet MS"/>
                  <w:color w:val="404040" w:themeColor="text1" w:themeTint="BF"/>
                  <w:rPrChange w:id="218" w:author="Alikhan Serik" w:date="2026-07-02T15:56:00Z" w16du:dateUtc="2026-07-02T10:56:00Z">
                    <w:rPr/>
                  </w:rPrChange>
                </w:rPr>
                <w:t>телефона</w:t>
              </w:r>
              <w:proofErr w:type="spellEnd"/>
            </w:ins>
          </w:p>
        </w:tc>
      </w:tr>
      <w:tr w:rsidR="00685053" w:rsidRPr="00CB2F43" w:rsidDel="008B2029" w14:paraId="7F608B79" w14:textId="77777777" w:rsidTr="008B2029">
        <w:trPr>
          <w:trHeight w:val="468"/>
          <w:ins w:id="219" w:author="Alikhan Serik" w:date="2026-07-02T15:56:00Z"/>
        </w:trPr>
        <w:tc>
          <w:tcPr>
            <w:tcW w:w="3209" w:type="dxa"/>
          </w:tcPr>
          <w:p w14:paraId="1DB5384A" w14:textId="35D3AE59" w:rsidR="00685053" w:rsidRPr="00685053" w:rsidRDefault="00685053" w:rsidP="00685053">
            <w:pPr>
              <w:rPr>
                <w:ins w:id="220" w:author="Alikhan Serik" w:date="2026-07-02T15:56:00Z" w16du:dateUtc="2026-07-02T10:56:00Z"/>
                <w:rFonts w:ascii="Trebuchet MS" w:hAnsi="Trebuchet MS"/>
                <w:color w:val="404040" w:themeColor="text1" w:themeTint="BF"/>
                <w:rPrChange w:id="221" w:author="Alikhan Serik" w:date="2026-07-02T15:56:00Z" w16du:dateUtc="2026-07-02T10:56:00Z">
                  <w:rPr>
                    <w:ins w:id="222" w:author="Alikhan Serik" w:date="2026-07-02T15:56:00Z" w16du:dateUtc="2026-07-02T10:56:00Z"/>
                  </w:rPr>
                </w:rPrChange>
              </w:rPr>
            </w:pPr>
            <w:proofErr w:type="spellStart"/>
            <w:ins w:id="223" w:author="Alikhan Serik" w:date="2026-07-02T15:56:00Z" w16du:dateUtc="2026-07-02T10:56:00Z">
              <w:r w:rsidRPr="00685053">
                <w:rPr>
                  <w:rFonts w:ascii="Trebuchet MS" w:hAnsi="Trebuchet MS"/>
                  <w:color w:val="404040" w:themeColor="text1" w:themeTint="BF"/>
                  <w:rPrChange w:id="224" w:author="Alikhan Serik" w:date="2026-07-02T15:56:00Z" w16du:dateUtc="2026-07-02T10:56:00Z">
                    <w:rPr/>
                  </w:rPrChange>
                </w:rPr>
                <w:t>is_firm</w:t>
              </w:r>
              <w:proofErr w:type="spellEnd"/>
            </w:ins>
          </w:p>
        </w:tc>
        <w:tc>
          <w:tcPr>
            <w:tcW w:w="3209" w:type="dxa"/>
          </w:tcPr>
          <w:p w14:paraId="4C3D36AA" w14:textId="14D45CE2" w:rsidR="00685053" w:rsidRPr="00685053" w:rsidRDefault="00685053" w:rsidP="00685053">
            <w:pPr>
              <w:rPr>
                <w:ins w:id="225" w:author="Alikhan Serik" w:date="2026-07-02T15:56:00Z" w16du:dateUtc="2026-07-02T10:56:00Z"/>
                <w:rFonts w:ascii="Trebuchet MS" w:hAnsi="Trebuchet MS"/>
                <w:color w:val="404040" w:themeColor="text1" w:themeTint="BF"/>
                <w:rPrChange w:id="226" w:author="Alikhan Serik" w:date="2026-07-02T15:56:00Z" w16du:dateUtc="2026-07-02T10:56:00Z">
                  <w:rPr>
                    <w:ins w:id="227" w:author="Alikhan Serik" w:date="2026-07-02T15:56:00Z" w16du:dateUtc="2026-07-02T10:56:00Z"/>
                  </w:rPr>
                </w:rPrChange>
              </w:rPr>
            </w:pPr>
            <w:ins w:id="228" w:author="Alikhan Serik" w:date="2026-07-02T15:56:00Z" w16du:dateUtc="2026-07-02T10:56:00Z">
              <w:r w:rsidRPr="00685053">
                <w:rPr>
                  <w:rFonts w:ascii="Trebuchet MS" w:hAnsi="Trebuchet MS"/>
                  <w:color w:val="404040" w:themeColor="text1" w:themeTint="BF"/>
                  <w:rPrChange w:id="229" w:author="Alikhan Serik" w:date="2026-07-02T15:56:00Z" w16du:dateUtc="2026-07-02T10:56:00Z">
                    <w:rPr/>
                  </w:rPrChange>
                </w:rPr>
                <w:t>BOOLEAN</w:t>
              </w:r>
            </w:ins>
          </w:p>
        </w:tc>
        <w:tc>
          <w:tcPr>
            <w:tcW w:w="3209" w:type="dxa"/>
          </w:tcPr>
          <w:p w14:paraId="6366F20B" w14:textId="31FC07B2" w:rsidR="00685053" w:rsidRPr="00685053" w:rsidRDefault="00685053" w:rsidP="00685053">
            <w:pPr>
              <w:rPr>
                <w:ins w:id="230" w:author="Alikhan Serik" w:date="2026-07-02T15:56:00Z" w16du:dateUtc="2026-07-02T10:56:00Z"/>
                <w:rFonts w:ascii="Trebuchet MS" w:hAnsi="Trebuchet MS"/>
                <w:color w:val="404040" w:themeColor="text1" w:themeTint="BF"/>
                <w:rPrChange w:id="231" w:author="Alikhan Serik" w:date="2026-07-02T15:56:00Z" w16du:dateUtc="2026-07-02T10:56:00Z">
                  <w:rPr>
                    <w:ins w:id="232" w:author="Alikhan Serik" w:date="2026-07-02T15:56:00Z" w16du:dateUtc="2026-07-02T10:56:00Z"/>
                  </w:rPr>
                </w:rPrChange>
              </w:rPr>
            </w:pPr>
            <w:proofErr w:type="spellStart"/>
            <w:ins w:id="233" w:author="Alikhan Serik" w:date="2026-07-02T15:56:00Z" w16du:dateUtc="2026-07-02T10:56:00Z">
              <w:r w:rsidRPr="00685053">
                <w:rPr>
                  <w:rFonts w:ascii="Trebuchet MS" w:hAnsi="Trebuchet MS"/>
                  <w:color w:val="404040" w:themeColor="text1" w:themeTint="BF"/>
                  <w:rPrChange w:id="234" w:author="Alikhan Serik" w:date="2026-07-02T15:56:00Z" w16du:dateUtc="2026-07-02T10:56:00Z">
                    <w:rPr/>
                  </w:rPrChange>
                </w:rPr>
                <w:t>Флаг</w:t>
              </w:r>
              <w:proofErr w:type="spellEnd"/>
              <w:r w:rsidRPr="00685053">
                <w:rPr>
                  <w:rFonts w:ascii="Trebuchet MS" w:hAnsi="Trebuchet MS"/>
                  <w:color w:val="404040" w:themeColor="text1" w:themeTint="BF"/>
                  <w:rPrChange w:id="235" w:author="Alikhan Serik" w:date="2026-07-02T15:56:00Z" w16du:dateUtc="2026-07-02T10:56:00Z">
                    <w:rPr/>
                  </w:rPrChange>
                </w:rPr>
                <w:t xml:space="preserve">: true - </w:t>
              </w:r>
              <w:proofErr w:type="spellStart"/>
              <w:r w:rsidRPr="00685053">
                <w:rPr>
                  <w:rFonts w:ascii="Trebuchet MS" w:hAnsi="Trebuchet MS"/>
                  <w:color w:val="404040" w:themeColor="text1" w:themeTint="BF"/>
                  <w:rPrChange w:id="236" w:author="Alikhan Serik" w:date="2026-07-02T15:56:00Z" w16du:dateUtc="2026-07-02T10:56:00Z">
                    <w:rPr/>
                  </w:rPrChange>
                </w:rPr>
                <w:t>фирма</w:t>
              </w:r>
              <w:proofErr w:type="spellEnd"/>
              <w:r w:rsidRPr="00685053">
                <w:rPr>
                  <w:rFonts w:ascii="Trebuchet MS" w:hAnsi="Trebuchet MS"/>
                  <w:color w:val="404040" w:themeColor="text1" w:themeTint="BF"/>
                  <w:rPrChange w:id="237" w:author="Alikhan Serik" w:date="2026-07-02T15:56:00Z" w16du:dateUtc="2026-07-02T10:56:00Z">
                    <w:rPr/>
                  </w:rPrChange>
                </w:rPr>
                <w:t xml:space="preserve">, false - </w:t>
              </w:r>
              <w:proofErr w:type="spellStart"/>
              <w:r w:rsidRPr="00685053">
                <w:rPr>
                  <w:rFonts w:ascii="Trebuchet MS" w:hAnsi="Trebuchet MS"/>
                  <w:color w:val="404040" w:themeColor="text1" w:themeTint="BF"/>
                  <w:rPrChange w:id="238" w:author="Alikhan Serik" w:date="2026-07-02T15:56:00Z" w16du:dateUtc="2026-07-02T10:56:00Z">
                    <w:rPr/>
                  </w:rPrChange>
                </w:rPr>
                <w:t>физ</w:t>
              </w:r>
              <w:proofErr w:type="spellEnd"/>
              <w:r w:rsidRPr="00685053">
                <w:rPr>
                  <w:rFonts w:ascii="Trebuchet MS" w:hAnsi="Trebuchet MS"/>
                  <w:color w:val="404040" w:themeColor="text1" w:themeTint="BF"/>
                  <w:rPrChange w:id="239" w:author="Alikhan Serik" w:date="2026-07-02T15:56:00Z" w16du:dateUtc="2026-07-02T10:56:00Z">
                    <w:rPr/>
                  </w:rPrChange>
                </w:rPr>
                <w:t xml:space="preserve">. </w:t>
              </w:r>
              <w:proofErr w:type="spellStart"/>
              <w:r w:rsidRPr="00685053">
                <w:rPr>
                  <w:rFonts w:ascii="Trebuchet MS" w:hAnsi="Trebuchet MS"/>
                  <w:color w:val="404040" w:themeColor="text1" w:themeTint="BF"/>
                  <w:rPrChange w:id="240" w:author="Alikhan Serik" w:date="2026-07-02T15:56:00Z" w16du:dateUtc="2026-07-02T10:56:00Z">
                    <w:rPr/>
                  </w:rPrChange>
                </w:rPr>
                <w:t>лицо</w:t>
              </w:r>
              <w:proofErr w:type="spellEnd"/>
            </w:ins>
          </w:p>
        </w:tc>
      </w:tr>
    </w:tbl>
    <w:p w14:paraId="11AD6816" w14:textId="5D81C3A7" w:rsidR="006F645E" w:rsidRDefault="006F645E" w:rsidP="006F645E">
      <w:pPr>
        <w:pStyle w:val="BodyText"/>
        <w:rPr>
          <w:ins w:id="241" w:author="Alikhan Serik" w:date="2026-07-02T15:29:00Z" w16du:dateUtc="2026-07-02T10:29:00Z"/>
        </w:rPr>
      </w:pPr>
    </w:p>
    <w:p w14:paraId="0D81DD92" w14:textId="787A3852" w:rsidR="00C34164" w:rsidRPr="00C34164" w:rsidRDefault="00C34164" w:rsidP="006F645E">
      <w:pPr>
        <w:pStyle w:val="BodyText"/>
        <w:rPr>
          <w:ins w:id="242" w:author="Alikhan Serik" w:date="2026-07-02T15:30:00Z" w16du:dateUtc="2026-07-02T10:30:00Z"/>
          <w:b/>
          <w:bCs/>
          <w:rPrChange w:id="243" w:author="Alikhan Serik" w:date="2026-07-02T15:34:00Z" w16du:dateUtc="2026-07-02T10:34:00Z">
            <w:rPr>
              <w:ins w:id="244" w:author="Alikhan Serik" w:date="2026-07-02T15:30:00Z" w16du:dateUtc="2026-07-02T10:30:00Z"/>
            </w:rPr>
          </w:rPrChange>
        </w:rPr>
      </w:pPr>
      <w:ins w:id="245" w:author="Alikhan Serik" w:date="2026-07-02T15:29:00Z" w16du:dateUtc="2026-07-02T10:29:00Z">
        <w:r w:rsidRPr="00C34164">
          <w:rPr>
            <w:b/>
            <w:bCs/>
            <w:rPrChange w:id="246" w:author="Alikhan Serik" w:date="2026-07-02T15:34:00Z" w16du:dateUtc="2026-07-02T10:34:00Z">
              <w:rPr/>
            </w:rPrChange>
          </w:rPr>
          <w:t>Table Name: locations</w:t>
        </w:r>
      </w:ins>
    </w:p>
    <w:p w14:paraId="64D4E1FA" w14:textId="5BB8F2DA" w:rsidR="00C34164" w:rsidRDefault="00C34164" w:rsidP="006F645E">
      <w:pPr>
        <w:pStyle w:val="BodyText"/>
        <w:rPr>
          <w:ins w:id="247" w:author="Alikhan Serik" w:date="2026-07-02T15:30:00Z" w16du:dateUtc="2026-07-02T10:30:00Z"/>
        </w:rPr>
      </w:pPr>
      <w:ins w:id="248" w:author="Alikhan Serik" w:date="2026-07-02T15:30:00Z" w16du:dateUtc="2026-07-02T10:30:00Z">
        <w:r w:rsidRPr="00C34164">
          <w:t>Description: Directory of auction venues (hotels, exhibition halls, etc.).</w:t>
        </w:r>
      </w:ins>
    </w:p>
    <w:p w14:paraId="6099E28D" w14:textId="77777777" w:rsidR="00C34164" w:rsidRDefault="00C34164" w:rsidP="006F645E">
      <w:pPr>
        <w:pStyle w:val="BodyText"/>
        <w:rPr>
          <w:ins w:id="249" w:author="Alikhan Serik" w:date="2026-07-02T15:30:00Z" w16du:dateUtc="2026-07-02T10:30: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C34164" w14:paraId="6E4FFF23" w14:textId="77777777" w:rsidTr="00B81B4B">
        <w:trPr>
          <w:trHeight w:val="317"/>
          <w:ins w:id="250" w:author="Alikhan Serik" w:date="2026-07-02T15:30:00Z"/>
        </w:trPr>
        <w:tc>
          <w:tcPr>
            <w:tcW w:w="3209" w:type="dxa"/>
            <w:shd w:val="clear" w:color="auto" w:fill="76CDD8"/>
          </w:tcPr>
          <w:p w14:paraId="0BBE5A35" w14:textId="77777777" w:rsidR="00C34164" w:rsidRPr="00BE17E0" w:rsidRDefault="00C34164" w:rsidP="00B81B4B">
            <w:pPr>
              <w:pStyle w:val="BodyText"/>
              <w:widowControl w:val="0"/>
              <w:spacing w:line="360" w:lineRule="auto"/>
              <w:jc w:val="center"/>
              <w:rPr>
                <w:ins w:id="251" w:author="Alikhan Serik" w:date="2026-07-02T15:30:00Z" w16du:dateUtc="2026-07-02T10:30:00Z"/>
                <w:color w:val="FFFFFF" w:themeColor="background1"/>
                <w:sz w:val="18"/>
                <w:szCs w:val="18"/>
              </w:rPr>
            </w:pPr>
            <w:ins w:id="252" w:author="Alikhan Serik" w:date="2026-07-02T15:30:00Z" w16du:dateUtc="2026-07-02T10:30:00Z">
              <w:r w:rsidRPr="00BE17E0">
                <w:rPr>
                  <w:color w:val="FFFFFF" w:themeColor="background1"/>
                  <w:sz w:val="18"/>
                  <w:szCs w:val="18"/>
                </w:rPr>
                <w:t xml:space="preserve">Field name </w:t>
              </w:r>
            </w:ins>
          </w:p>
        </w:tc>
        <w:tc>
          <w:tcPr>
            <w:tcW w:w="3209" w:type="dxa"/>
            <w:shd w:val="clear" w:color="auto" w:fill="76CDD8"/>
          </w:tcPr>
          <w:p w14:paraId="20976006" w14:textId="77777777" w:rsidR="00C34164" w:rsidRPr="00BE17E0" w:rsidRDefault="00C34164" w:rsidP="00B81B4B">
            <w:pPr>
              <w:pStyle w:val="BodyText"/>
              <w:widowControl w:val="0"/>
              <w:spacing w:line="360" w:lineRule="auto"/>
              <w:jc w:val="center"/>
              <w:rPr>
                <w:ins w:id="253" w:author="Alikhan Serik" w:date="2026-07-02T15:30:00Z" w16du:dateUtc="2026-07-02T10:30:00Z"/>
                <w:color w:val="FFFFFF" w:themeColor="background1"/>
                <w:sz w:val="18"/>
                <w:szCs w:val="18"/>
              </w:rPr>
            </w:pPr>
            <w:ins w:id="254" w:author="Alikhan Serik" w:date="2026-07-02T15:30:00Z" w16du:dateUtc="2026-07-02T10:30:00Z">
              <w:r w:rsidRPr="00BE17E0">
                <w:rPr>
                  <w:color w:val="FFFFFF" w:themeColor="background1"/>
                  <w:sz w:val="18"/>
                  <w:szCs w:val="18"/>
                </w:rPr>
                <w:t xml:space="preserve">Field Description </w:t>
              </w:r>
            </w:ins>
          </w:p>
        </w:tc>
        <w:tc>
          <w:tcPr>
            <w:tcW w:w="3209" w:type="dxa"/>
            <w:shd w:val="clear" w:color="auto" w:fill="76CDD8"/>
          </w:tcPr>
          <w:p w14:paraId="6A4B8591" w14:textId="77777777" w:rsidR="00C34164" w:rsidRPr="00BE17E0" w:rsidRDefault="00C34164" w:rsidP="00B81B4B">
            <w:pPr>
              <w:pStyle w:val="BodyText"/>
              <w:widowControl w:val="0"/>
              <w:spacing w:line="360" w:lineRule="auto"/>
              <w:jc w:val="center"/>
              <w:rPr>
                <w:ins w:id="255" w:author="Alikhan Serik" w:date="2026-07-02T15:30:00Z" w16du:dateUtc="2026-07-02T10:30:00Z"/>
                <w:color w:val="FFFFFF" w:themeColor="background1"/>
                <w:sz w:val="18"/>
                <w:szCs w:val="18"/>
              </w:rPr>
            </w:pPr>
            <w:ins w:id="256" w:author="Alikhan Serik" w:date="2026-07-02T15:30:00Z" w16du:dateUtc="2026-07-02T10:30:00Z">
              <w:r w:rsidRPr="00BE17E0">
                <w:rPr>
                  <w:color w:val="FFFFFF" w:themeColor="background1"/>
                  <w:sz w:val="18"/>
                  <w:szCs w:val="18"/>
                </w:rPr>
                <w:t xml:space="preserve">Data Type </w:t>
              </w:r>
            </w:ins>
          </w:p>
        </w:tc>
      </w:tr>
      <w:tr w:rsidR="00C34164" w14:paraId="024683AA" w14:textId="77777777" w:rsidTr="00B81B4B">
        <w:trPr>
          <w:trHeight w:val="468"/>
          <w:ins w:id="257" w:author="Alikhan Serik" w:date="2026-07-02T15:30:00Z"/>
        </w:trPr>
        <w:tc>
          <w:tcPr>
            <w:tcW w:w="3209" w:type="dxa"/>
          </w:tcPr>
          <w:p w14:paraId="0DFBDE66" w14:textId="4DC6A84B" w:rsidR="00C34164" w:rsidRPr="00C34164" w:rsidRDefault="00C34164" w:rsidP="00C34164">
            <w:pPr>
              <w:pStyle w:val="BodyText"/>
              <w:rPr>
                <w:ins w:id="258" w:author="Alikhan Serik" w:date="2026-07-02T15:30:00Z" w16du:dateUtc="2026-07-02T10:30:00Z"/>
              </w:rPr>
            </w:pPr>
            <w:ins w:id="259" w:author="Alikhan Serik" w:date="2026-07-02T15:31:00Z" w16du:dateUtc="2026-07-02T10:31:00Z">
              <w:r w:rsidRPr="00C34164">
                <w:t>id</w:t>
              </w:r>
            </w:ins>
          </w:p>
        </w:tc>
        <w:tc>
          <w:tcPr>
            <w:tcW w:w="3209" w:type="dxa"/>
          </w:tcPr>
          <w:p w14:paraId="128FAC20" w14:textId="1BC60370" w:rsidR="00C34164" w:rsidRPr="00C34164" w:rsidRDefault="00C34164" w:rsidP="00C34164">
            <w:pPr>
              <w:pStyle w:val="BodyText"/>
              <w:rPr>
                <w:ins w:id="260" w:author="Alikhan Serik" w:date="2026-07-02T15:30:00Z" w16du:dateUtc="2026-07-02T10:30:00Z"/>
              </w:rPr>
            </w:pPr>
            <w:ins w:id="261" w:author="Alikhan Serik" w:date="2026-07-02T15:31:00Z" w16du:dateUtc="2026-07-02T10:31:00Z">
              <w:r w:rsidRPr="00C34164">
                <w:t>SERIAL, PK</w:t>
              </w:r>
            </w:ins>
          </w:p>
        </w:tc>
        <w:tc>
          <w:tcPr>
            <w:tcW w:w="3209" w:type="dxa"/>
          </w:tcPr>
          <w:p w14:paraId="2CCAFC87" w14:textId="560CD0F2" w:rsidR="00C34164" w:rsidRPr="00C34164" w:rsidRDefault="00C34164" w:rsidP="00C34164">
            <w:pPr>
              <w:pStyle w:val="BodyText"/>
              <w:rPr>
                <w:ins w:id="262" w:author="Alikhan Serik" w:date="2026-07-02T15:30:00Z" w16du:dateUtc="2026-07-02T10:30:00Z"/>
              </w:rPr>
            </w:pPr>
            <w:ins w:id="263" w:author="Alikhan Serik" w:date="2026-07-02T15:32:00Z" w16du:dateUtc="2026-07-02T10:32:00Z">
              <w:r w:rsidRPr="00C34164">
                <w:t>Unique location ID</w:t>
              </w:r>
            </w:ins>
          </w:p>
        </w:tc>
      </w:tr>
      <w:tr w:rsidR="00C34164" w:rsidRPr="00C34164" w:rsidDel="008B2029" w14:paraId="0E62F399" w14:textId="77777777" w:rsidTr="00B81B4B">
        <w:trPr>
          <w:trHeight w:val="468"/>
          <w:ins w:id="264" w:author="Alikhan Serik" w:date="2026-07-02T15:30:00Z"/>
        </w:trPr>
        <w:tc>
          <w:tcPr>
            <w:tcW w:w="3209" w:type="dxa"/>
          </w:tcPr>
          <w:p w14:paraId="6635C235" w14:textId="29424B9D" w:rsidR="00C34164" w:rsidRPr="00C34164" w:rsidRDefault="00C34164" w:rsidP="00C34164">
            <w:pPr>
              <w:rPr>
                <w:ins w:id="265" w:author="Alikhan Serik" w:date="2026-07-02T15:30:00Z" w16du:dateUtc="2026-07-02T10:30:00Z"/>
                <w:rFonts w:ascii="Trebuchet MS" w:hAnsi="Trebuchet MS"/>
                <w:color w:val="404040" w:themeColor="text1" w:themeTint="BF"/>
              </w:rPr>
            </w:pPr>
            <w:ins w:id="266" w:author="Alikhan Serik" w:date="2026-07-02T15:31:00Z" w16du:dateUtc="2026-07-02T10:31:00Z">
              <w:r w:rsidRPr="00C34164">
                <w:rPr>
                  <w:rFonts w:ascii="Trebuchet MS" w:hAnsi="Trebuchet MS"/>
                  <w:color w:val="404040" w:themeColor="text1" w:themeTint="BF"/>
                  <w:rPrChange w:id="267" w:author="Alikhan Serik" w:date="2026-07-02T15:32:00Z" w16du:dateUtc="2026-07-02T10:32:00Z">
                    <w:rPr/>
                  </w:rPrChange>
                </w:rPr>
                <w:t>name</w:t>
              </w:r>
            </w:ins>
          </w:p>
        </w:tc>
        <w:tc>
          <w:tcPr>
            <w:tcW w:w="3209" w:type="dxa"/>
          </w:tcPr>
          <w:p w14:paraId="376866F7" w14:textId="264E05DD" w:rsidR="00C34164" w:rsidRPr="00C34164" w:rsidRDefault="00C34164" w:rsidP="00C34164">
            <w:pPr>
              <w:rPr>
                <w:ins w:id="268" w:author="Alikhan Serik" w:date="2026-07-02T15:30:00Z" w16du:dateUtc="2026-07-02T10:30:00Z"/>
                <w:rFonts w:ascii="Trebuchet MS" w:hAnsi="Trebuchet MS"/>
                <w:color w:val="404040" w:themeColor="text1" w:themeTint="BF"/>
              </w:rPr>
            </w:pPr>
            <w:ins w:id="269" w:author="Alikhan Serik" w:date="2026-07-02T15:31:00Z" w16du:dateUtc="2026-07-02T10:31:00Z">
              <w:r w:rsidRPr="00C34164">
                <w:rPr>
                  <w:rFonts w:ascii="Trebuchet MS" w:hAnsi="Trebuchet MS"/>
                  <w:color w:val="404040" w:themeColor="text1" w:themeTint="BF"/>
                  <w:rPrChange w:id="270" w:author="Alikhan Serik" w:date="2026-07-02T15:32:00Z" w16du:dateUtc="2026-07-02T10:32:00Z">
                    <w:rPr/>
                  </w:rPrChange>
                </w:rPr>
                <w:t>VARCHAR(150)</w:t>
              </w:r>
            </w:ins>
          </w:p>
        </w:tc>
        <w:tc>
          <w:tcPr>
            <w:tcW w:w="3209" w:type="dxa"/>
          </w:tcPr>
          <w:p w14:paraId="3B42D7F0" w14:textId="3376DB0B" w:rsidR="00C34164" w:rsidRPr="00C34164" w:rsidRDefault="00C34164" w:rsidP="00C34164">
            <w:pPr>
              <w:rPr>
                <w:ins w:id="271" w:author="Alikhan Serik" w:date="2026-07-02T15:30:00Z" w16du:dateUtc="2026-07-02T10:30:00Z"/>
                <w:rFonts w:ascii="Trebuchet MS" w:hAnsi="Trebuchet MS"/>
                <w:color w:val="404040" w:themeColor="text1" w:themeTint="BF"/>
              </w:rPr>
            </w:pPr>
            <w:ins w:id="272" w:author="Alikhan Serik" w:date="2026-07-02T15:32:00Z" w16du:dateUtc="2026-07-02T10:32:00Z">
              <w:r w:rsidRPr="00C34164">
                <w:rPr>
                  <w:rFonts w:ascii="Trebuchet MS" w:hAnsi="Trebuchet MS"/>
                  <w:color w:val="404040" w:themeColor="text1" w:themeTint="BF"/>
                </w:rPr>
                <w:t>Site name (NOT NULL)</w:t>
              </w:r>
            </w:ins>
          </w:p>
        </w:tc>
      </w:tr>
      <w:tr w:rsidR="00C34164" w:rsidRPr="00B81B4B" w:rsidDel="008B2029" w14:paraId="75E2C9AE" w14:textId="77777777" w:rsidTr="00B81B4B">
        <w:trPr>
          <w:trHeight w:val="468"/>
          <w:ins w:id="273" w:author="Alikhan Serik" w:date="2026-07-02T15:30:00Z"/>
        </w:trPr>
        <w:tc>
          <w:tcPr>
            <w:tcW w:w="3209" w:type="dxa"/>
          </w:tcPr>
          <w:p w14:paraId="0527ED28" w14:textId="36932C65" w:rsidR="00C34164" w:rsidRPr="00C34164" w:rsidRDefault="00C34164" w:rsidP="00C34164">
            <w:pPr>
              <w:rPr>
                <w:ins w:id="274" w:author="Alikhan Serik" w:date="2026-07-02T15:30:00Z" w16du:dateUtc="2026-07-02T10:30:00Z"/>
                <w:rFonts w:ascii="Trebuchet MS" w:hAnsi="Trebuchet MS"/>
                <w:color w:val="404040" w:themeColor="text1" w:themeTint="BF"/>
              </w:rPr>
            </w:pPr>
            <w:ins w:id="275" w:author="Alikhan Serik" w:date="2026-07-02T15:31:00Z" w16du:dateUtc="2026-07-02T10:31:00Z">
              <w:r w:rsidRPr="00C34164">
                <w:rPr>
                  <w:rFonts w:ascii="Trebuchet MS" w:hAnsi="Trebuchet MS"/>
                  <w:color w:val="404040" w:themeColor="text1" w:themeTint="BF"/>
                  <w:rPrChange w:id="276" w:author="Alikhan Serik" w:date="2026-07-02T15:32:00Z" w16du:dateUtc="2026-07-02T10:32:00Z">
                    <w:rPr/>
                  </w:rPrChange>
                </w:rPr>
                <w:t>address</w:t>
              </w:r>
            </w:ins>
          </w:p>
        </w:tc>
        <w:tc>
          <w:tcPr>
            <w:tcW w:w="3209" w:type="dxa"/>
          </w:tcPr>
          <w:p w14:paraId="67C1D053" w14:textId="71BA3FB2" w:rsidR="00C34164" w:rsidRPr="00C34164" w:rsidRDefault="00C34164" w:rsidP="00C34164">
            <w:pPr>
              <w:rPr>
                <w:ins w:id="277" w:author="Alikhan Serik" w:date="2026-07-02T15:30:00Z" w16du:dateUtc="2026-07-02T10:30:00Z"/>
                <w:rFonts w:ascii="Trebuchet MS" w:hAnsi="Trebuchet MS"/>
                <w:color w:val="404040" w:themeColor="text1" w:themeTint="BF"/>
              </w:rPr>
            </w:pPr>
            <w:ins w:id="278" w:author="Alikhan Serik" w:date="2026-07-02T15:31:00Z" w16du:dateUtc="2026-07-02T10:31:00Z">
              <w:r w:rsidRPr="00C34164">
                <w:rPr>
                  <w:rFonts w:ascii="Trebuchet MS" w:hAnsi="Trebuchet MS"/>
                  <w:color w:val="404040" w:themeColor="text1" w:themeTint="BF"/>
                  <w:rPrChange w:id="279" w:author="Alikhan Serik" w:date="2026-07-02T15:32:00Z" w16du:dateUtc="2026-07-02T10:32:00Z">
                    <w:rPr/>
                  </w:rPrChange>
                </w:rPr>
                <w:t>TEXT</w:t>
              </w:r>
            </w:ins>
          </w:p>
        </w:tc>
        <w:tc>
          <w:tcPr>
            <w:tcW w:w="3209" w:type="dxa"/>
          </w:tcPr>
          <w:p w14:paraId="1161F438" w14:textId="62D5712A" w:rsidR="00C34164" w:rsidRPr="00C34164" w:rsidRDefault="00C34164" w:rsidP="00C34164">
            <w:pPr>
              <w:rPr>
                <w:ins w:id="280" w:author="Alikhan Serik" w:date="2026-07-02T15:30:00Z" w16du:dateUtc="2026-07-02T10:30:00Z"/>
                <w:rFonts w:ascii="Trebuchet MS" w:hAnsi="Trebuchet MS"/>
                <w:color w:val="404040" w:themeColor="text1" w:themeTint="BF"/>
                <w:lang w:val="ru-RU"/>
              </w:rPr>
            </w:pPr>
            <w:ins w:id="281" w:author="Alikhan Serik" w:date="2026-07-02T15:32:00Z" w16du:dateUtc="2026-07-02T10:32:00Z">
              <w:r w:rsidRPr="00C34164">
                <w:rPr>
                  <w:rFonts w:ascii="Trebuchet MS" w:hAnsi="Trebuchet MS"/>
                  <w:color w:val="404040" w:themeColor="text1" w:themeTint="BF"/>
                </w:rPr>
                <w:t>Full address (NOT NULL)</w:t>
              </w:r>
            </w:ins>
          </w:p>
        </w:tc>
      </w:tr>
      <w:tr w:rsidR="00C34164" w:rsidDel="008B2029" w14:paraId="63C3304C" w14:textId="77777777" w:rsidTr="00B81B4B">
        <w:trPr>
          <w:trHeight w:val="468"/>
          <w:ins w:id="282" w:author="Alikhan Serik" w:date="2026-07-02T15:30:00Z"/>
        </w:trPr>
        <w:tc>
          <w:tcPr>
            <w:tcW w:w="3209" w:type="dxa"/>
          </w:tcPr>
          <w:p w14:paraId="1860010A" w14:textId="1A641099" w:rsidR="00C34164" w:rsidRPr="00C34164" w:rsidRDefault="00C34164" w:rsidP="00C34164">
            <w:pPr>
              <w:rPr>
                <w:ins w:id="283" w:author="Alikhan Serik" w:date="2026-07-02T15:30:00Z" w16du:dateUtc="2026-07-02T10:30:00Z"/>
                <w:rFonts w:ascii="Trebuchet MS" w:hAnsi="Trebuchet MS"/>
                <w:color w:val="404040" w:themeColor="text1" w:themeTint="BF"/>
              </w:rPr>
            </w:pPr>
            <w:ins w:id="284" w:author="Alikhan Serik" w:date="2026-07-02T15:31:00Z" w16du:dateUtc="2026-07-02T10:31:00Z">
              <w:r w:rsidRPr="00C34164">
                <w:rPr>
                  <w:rFonts w:ascii="Trebuchet MS" w:hAnsi="Trebuchet MS"/>
                  <w:color w:val="404040" w:themeColor="text1" w:themeTint="BF"/>
                  <w:rPrChange w:id="285" w:author="Alikhan Serik" w:date="2026-07-02T15:32:00Z" w16du:dateUtc="2026-07-02T10:32:00Z">
                    <w:rPr/>
                  </w:rPrChange>
                </w:rPr>
                <w:t>city</w:t>
              </w:r>
            </w:ins>
          </w:p>
        </w:tc>
        <w:tc>
          <w:tcPr>
            <w:tcW w:w="3209" w:type="dxa"/>
          </w:tcPr>
          <w:p w14:paraId="3614949B" w14:textId="4B2FC823" w:rsidR="00C34164" w:rsidRPr="00C34164" w:rsidRDefault="00C34164" w:rsidP="00C34164">
            <w:pPr>
              <w:rPr>
                <w:ins w:id="286" w:author="Alikhan Serik" w:date="2026-07-02T15:30:00Z" w16du:dateUtc="2026-07-02T10:30:00Z"/>
                <w:rFonts w:ascii="Trebuchet MS" w:hAnsi="Trebuchet MS"/>
                <w:color w:val="404040" w:themeColor="text1" w:themeTint="BF"/>
              </w:rPr>
            </w:pPr>
            <w:ins w:id="287" w:author="Alikhan Serik" w:date="2026-07-02T15:31:00Z" w16du:dateUtc="2026-07-02T10:31:00Z">
              <w:r w:rsidRPr="00C34164">
                <w:rPr>
                  <w:rFonts w:ascii="Trebuchet MS" w:hAnsi="Trebuchet MS"/>
                  <w:color w:val="404040" w:themeColor="text1" w:themeTint="BF"/>
                  <w:rPrChange w:id="288" w:author="Alikhan Serik" w:date="2026-07-02T15:32:00Z" w16du:dateUtc="2026-07-02T10:32:00Z">
                    <w:rPr/>
                  </w:rPrChange>
                </w:rPr>
                <w:t>VARCHAR(100)</w:t>
              </w:r>
            </w:ins>
          </w:p>
        </w:tc>
        <w:tc>
          <w:tcPr>
            <w:tcW w:w="3209" w:type="dxa"/>
          </w:tcPr>
          <w:p w14:paraId="4E95CC15" w14:textId="2A4A81B1" w:rsidR="00C34164" w:rsidRPr="00C34164" w:rsidRDefault="00C34164" w:rsidP="00C34164">
            <w:pPr>
              <w:rPr>
                <w:ins w:id="289" w:author="Alikhan Serik" w:date="2026-07-02T15:30:00Z" w16du:dateUtc="2026-07-02T10:30:00Z"/>
                <w:rFonts w:ascii="Trebuchet MS" w:hAnsi="Trebuchet MS"/>
                <w:color w:val="404040" w:themeColor="text1" w:themeTint="BF"/>
              </w:rPr>
            </w:pPr>
            <w:ins w:id="290" w:author="Alikhan Serik" w:date="2026-07-02T15:32:00Z" w16du:dateUtc="2026-07-02T10:32:00Z">
              <w:r w:rsidRPr="00C34164">
                <w:rPr>
                  <w:rFonts w:ascii="Trebuchet MS" w:hAnsi="Trebuchet MS"/>
                  <w:color w:val="404040" w:themeColor="text1" w:themeTint="BF"/>
                </w:rPr>
                <w:t>City (NOT NULL)</w:t>
              </w:r>
            </w:ins>
          </w:p>
        </w:tc>
      </w:tr>
    </w:tbl>
    <w:p w14:paraId="60F17E4F" w14:textId="77777777" w:rsidR="00C34164" w:rsidRDefault="00C34164" w:rsidP="006F645E">
      <w:pPr>
        <w:pStyle w:val="BodyText"/>
        <w:rPr>
          <w:ins w:id="291" w:author="Alikhan Serik" w:date="2026-07-02T15:33:00Z" w16du:dateUtc="2026-07-02T10:33:00Z"/>
        </w:rPr>
      </w:pPr>
    </w:p>
    <w:p w14:paraId="45359049" w14:textId="3FDBBEBC" w:rsidR="00C34164" w:rsidRPr="00C34164" w:rsidRDefault="00C34164" w:rsidP="006F645E">
      <w:pPr>
        <w:pStyle w:val="BodyText"/>
        <w:rPr>
          <w:ins w:id="292" w:author="Alikhan Serik" w:date="2026-07-02T15:29:00Z" w16du:dateUtc="2026-07-02T10:29:00Z"/>
          <w:b/>
          <w:bCs/>
          <w:rPrChange w:id="293" w:author="Alikhan Serik" w:date="2026-07-02T15:34:00Z" w16du:dateUtc="2026-07-02T10:34:00Z">
            <w:rPr>
              <w:ins w:id="294" w:author="Alikhan Serik" w:date="2026-07-02T15:29:00Z" w16du:dateUtc="2026-07-02T10:29:00Z"/>
            </w:rPr>
          </w:rPrChange>
        </w:rPr>
      </w:pPr>
      <w:ins w:id="295" w:author="Alikhan Serik" w:date="2026-07-02T15:33:00Z" w16du:dateUtc="2026-07-02T10:33:00Z">
        <w:r w:rsidRPr="00C34164">
          <w:rPr>
            <w:b/>
            <w:bCs/>
            <w:rPrChange w:id="296" w:author="Alikhan Serik" w:date="2026-07-02T15:34:00Z" w16du:dateUtc="2026-07-02T10:34:00Z">
              <w:rPr/>
            </w:rPrChange>
          </w:rPr>
          <w:t>Table Name: auctions</w:t>
        </w:r>
      </w:ins>
    </w:p>
    <w:p w14:paraId="38EFC401" w14:textId="34138081" w:rsidR="00C34164" w:rsidRDefault="00C34164" w:rsidP="006F645E">
      <w:pPr>
        <w:pStyle w:val="BodyText"/>
        <w:rPr>
          <w:ins w:id="297" w:author="Alikhan Serik" w:date="2026-07-02T15:34:00Z" w16du:dateUtc="2026-07-02T10:34:00Z"/>
        </w:rPr>
      </w:pPr>
      <w:ins w:id="298" w:author="Alikhan Serik" w:date="2026-07-02T15:34:00Z" w16du:dateUtc="2026-07-02T10:34:00Z">
        <w:r w:rsidRPr="00C34164">
          <w:t>Description: Information about upcoming auctions, their dates, and details.</w:t>
        </w:r>
      </w:ins>
    </w:p>
    <w:p w14:paraId="12D09B69" w14:textId="77777777" w:rsidR="00C34164" w:rsidRDefault="00C34164" w:rsidP="006F645E">
      <w:pPr>
        <w:pStyle w:val="BodyText"/>
        <w:rPr>
          <w:ins w:id="299" w:author="Alikhan Serik" w:date="2026-07-02T15:34:00Z" w16du:dateUtc="2026-07-02T10:34: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C34164" w14:paraId="66D653E2" w14:textId="77777777" w:rsidTr="00B81B4B">
        <w:trPr>
          <w:trHeight w:val="317"/>
          <w:ins w:id="300" w:author="Alikhan Serik" w:date="2026-07-02T15:34:00Z"/>
        </w:trPr>
        <w:tc>
          <w:tcPr>
            <w:tcW w:w="3209" w:type="dxa"/>
            <w:shd w:val="clear" w:color="auto" w:fill="76CDD8"/>
          </w:tcPr>
          <w:p w14:paraId="2E7297DE" w14:textId="77777777" w:rsidR="00C34164" w:rsidRPr="00BE17E0" w:rsidRDefault="00C34164" w:rsidP="00B81B4B">
            <w:pPr>
              <w:pStyle w:val="BodyText"/>
              <w:widowControl w:val="0"/>
              <w:spacing w:line="360" w:lineRule="auto"/>
              <w:jc w:val="center"/>
              <w:rPr>
                <w:ins w:id="301" w:author="Alikhan Serik" w:date="2026-07-02T15:34:00Z" w16du:dateUtc="2026-07-02T10:34:00Z"/>
                <w:color w:val="FFFFFF" w:themeColor="background1"/>
                <w:sz w:val="18"/>
                <w:szCs w:val="18"/>
              </w:rPr>
            </w:pPr>
            <w:ins w:id="302" w:author="Alikhan Serik" w:date="2026-07-02T15:34:00Z" w16du:dateUtc="2026-07-02T10:34:00Z">
              <w:r w:rsidRPr="00BE17E0">
                <w:rPr>
                  <w:color w:val="FFFFFF" w:themeColor="background1"/>
                  <w:sz w:val="18"/>
                  <w:szCs w:val="18"/>
                </w:rPr>
                <w:t xml:space="preserve">Field name </w:t>
              </w:r>
            </w:ins>
          </w:p>
        </w:tc>
        <w:tc>
          <w:tcPr>
            <w:tcW w:w="3209" w:type="dxa"/>
            <w:shd w:val="clear" w:color="auto" w:fill="76CDD8"/>
          </w:tcPr>
          <w:p w14:paraId="7D38F0B8" w14:textId="77777777" w:rsidR="00C34164" w:rsidRPr="00BE17E0" w:rsidRDefault="00C34164" w:rsidP="00B81B4B">
            <w:pPr>
              <w:pStyle w:val="BodyText"/>
              <w:widowControl w:val="0"/>
              <w:spacing w:line="360" w:lineRule="auto"/>
              <w:jc w:val="center"/>
              <w:rPr>
                <w:ins w:id="303" w:author="Alikhan Serik" w:date="2026-07-02T15:34:00Z" w16du:dateUtc="2026-07-02T10:34:00Z"/>
                <w:color w:val="FFFFFF" w:themeColor="background1"/>
                <w:sz w:val="18"/>
                <w:szCs w:val="18"/>
              </w:rPr>
            </w:pPr>
            <w:ins w:id="304" w:author="Alikhan Serik" w:date="2026-07-02T15:34:00Z" w16du:dateUtc="2026-07-02T10:34:00Z">
              <w:r w:rsidRPr="00BE17E0">
                <w:rPr>
                  <w:color w:val="FFFFFF" w:themeColor="background1"/>
                  <w:sz w:val="18"/>
                  <w:szCs w:val="18"/>
                </w:rPr>
                <w:t xml:space="preserve">Field Description </w:t>
              </w:r>
            </w:ins>
          </w:p>
        </w:tc>
        <w:tc>
          <w:tcPr>
            <w:tcW w:w="3209" w:type="dxa"/>
            <w:shd w:val="clear" w:color="auto" w:fill="76CDD8"/>
          </w:tcPr>
          <w:p w14:paraId="0C77B137" w14:textId="77777777" w:rsidR="00C34164" w:rsidRPr="00BE17E0" w:rsidRDefault="00C34164" w:rsidP="00B81B4B">
            <w:pPr>
              <w:pStyle w:val="BodyText"/>
              <w:widowControl w:val="0"/>
              <w:spacing w:line="360" w:lineRule="auto"/>
              <w:jc w:val="center"/>
              <w:rPr>
                <w:ins w:id="305" w:author="Alikhan Serik" w:date="2026-07-02T15:34:00Z" w16du:dateUtc="2026-07-02T10:34:00Z"/>
                <w:color w:val="FFFFFF" w:themeColor="background1"/>
                <w:sz w:val="18"/>
                <w:szCs w:val="18"/>
              </w:rPr>
            </w:pPr>
            <w:ins w:id="306" w:author="Alikhan Serik" w:date="2026-07-02T15:34:00Z" w16du:dateUtc="2026-07-02T10:34:00Z">
              <w:r w:rsidRPr="00BE17E0">
                <w:rPr>
                  <w:color w:val="FFFFFF" w:themeColor="background1"/>
                  <w:sz w:val="18"/>
                  <w:szCs w:val="18"/>
                </w:rPr>
                <w:t xml:space="preserve">Data Type </w:t>
              </w:r>
            </w:ins>
          </w:p>
        </w:tc>
      </w:tr>
      <w:tr w:rsidR="000C3971" w14:paraId="312EFAC0" w14:textId="77777777" w:rsidTr="00B81B4B">
        <w:trPr>
          <w:trHeight w:val="468"/>
          <w:ins w:id="307" w:author="Alikhan Serik" w:date="2026-07-02T15:34:00Z"/>
        </w:trPr>
        <w:tc>
          <w:tcPr>
            <w:tcW w:w="3209" w:type="dxa"/>
          </w:tcPr>
          <w:p w14:paraId="475CFB30" w14:textId="6490DEF6" w:rsidR="000C3971" w:rsidRPr="00C34164" w:rsidRDefault="000C3971" w:rsidP="000C3971">
            <w:pPr>
              <w:pStyle w:val="BodyText"/>
              <w:rPr>
                <w:ins w:id="308" w:author="Alikhan Serik" w:date="2026-07-02T15:34:00Z" w16du:dateUtc="2026-07-02T10:34:00Z"/>
                <w:color w:val="404040" w:themeColor="text1" w:themeTint="BF"/>
                <w:rPrChange w:id="309" w:author="Alikhan Serik" w:date="2026-07-02T15:35:00Z" w16du:dateUtc="2026-07-02T10:35:00Z">
                  <w:rPr>
                    <w:ins w:id="310" w:author="Alikhan Serik" w:date="2026-07-02T15:34:00Z" w16du:dateUtc="2026-07-02T10:34:00Z"/>
                  </w:rPr>
                </w:rPrChange>
              </w:rPr>
            </w:pPr>
            <w:ins w:id="311" w:author="Alikhan Serik" w:date="2026-07-02T15:35:00Z" w16du:dateUtc="2026-07-02T10:35:00Z">
              <w:r w:rsidRPr="00C34164">
                <w:rPr>
                  <w:color w:val="404040" w:themeColor="text1" w:themeTint="BF"/>
                  <w:rPrChange w:id="312" w:author="Alikhan Serik" w:date="2026-07-02T15:35:00Z" w16du:dateUtc="2026-07-02T10:35:00Z">
                    <w:rPr/>
                  </w:rPrChange>
                </w:rPr>
                <w:t>id</w:t>
              </w:r>
            </w:ins>
          </w:p>
        </w:tc>
        <w:tc>
          <w:tcPr>
            <w:tcW w:w="3209" w:type="dxa"/>
          </w:tcPr>
          <w:p w14:paraId="551D4477" w14:textId="24C66706" w:rsidR="000C3971" w:rsidRPr="00C34164" w:rsidRDefault="000C3971" w:rsidP="000C3971">
            <w:pPr>
              <w:pStyle w:val="BodyText"/>
              <w:rPr>
                <w:ins w:id="313" w:author="Alikhan Serik" w:date="2026-07-02T15:34:00Z" w16du:dateUtc="2026-07-02T10:34:00Z"/>
                <w:color w:val="404040" w:themeColor="text1" w:themeTint="BF"/>
                <w:rPrChange w:id="314" w:author="Alikhan Serik" w:date="2026-07-02T15:35:00Z" w16du:dateUtc="2026-07-02T10:35:00Z">
                  <w:rPr>
                    <w:ins w:id="315" w:author="Alikhan Serik" w:date="2026-07-02T15:34:00Z" w16du:dateUtc="2026-07-02T10:34:00Z"/>
                  </w:rPr>
                </w:rPrChange>
              </w:rPr>
            </w:pPr>
            <w:ins w:id="316" w:author="Alikhan Serik" w:date="2026-07-02T15:35:00Z" w16du:dateUtc="2026-07-02T10:35:00Z">
              <w:r w:rsidRPr="00C34164">
                <w:rPr>
                  <w:color w:val="404040" w:themeColor="text1" w:themeTint="BF"/>
                  <w:rPrChange w:id="317" w:author="Alikhan Serik" w:date="2026-07-02T15:35:00Z" w16du:dateUtc="2026-07-02T10:35:00Z">
                    <w:rPr/>
                  </w:rPrChange>
                </w:rPr>
                <w:t>SERIAL, PK</w:t>
              </w:r>
            </w:ins>
          </w:p>
        </w:tc>
        <w:tc>
          <w:tcPr>
            <w:tcW w:w="3209" w:type="dxa"/>
          </w:tcPr>
          <w:p w14:paraId="5ED875E0" w14:textId="6DA97A0D" w:rsidR="000C3971" w:rsidRPr="00C34164" w:rsidRDefault="000C3971" w:rsidP="000C3971">
            <w:pPr>
              <w:pStyle w:val="BodyText"/>
              <w:rPr>
                <w:ins w:id="318" w:author="Alikhan Serik" w:date="2026-07-02T15:34:00Z" w16du:dateUtc="2026-07-02T10:34:00Z"/>
                <w:color w:val="404040" w:themeColor="text1" w:themeTint="BF"/>
                <w:rPrChange w:id="319" w:author="Alikhan Serik" w:date="2026-07-02T15:35:00Z" w16du:dateUtc="2026-07-02T10:35:00Z">
                  <w:rPr>
                    <w:ins w:id="320" w:author="Alikhan Serik" w:date="2026-07-02T15:34:00Z" w16du:dateUtc="2026-07-02T10:34:00Z"/>
                  </w:rPr>
                </w:rPrChange>
              </w:rPr>
            </w:pPr>
            <w:ins w:id="321" w:author="Alikhan Serik" w:date="2026-07-02T15:35:00Z" w16du:dateUtc="2026-07-02T10:35:00Z">
              <w:r w:rsidRPr="00537ED8">
                <w:t>Unique auction ID</w:t>
              </w:r>
            </w:ins>
          </w:p>
        </w:tc>
      </w:tr>
      <w:tr w:rsidR="000C3971" w14:paraId="3766B246" w14:textId="77777777" w:rsidTr="00B81B4B">
        <w:trPr>
          <w:trHeight w:val="468"/>
          <w:ins w:id="322" w:author="Alikhan Serik" w:date="2026-07-02T15:35:00Z"/>
        </w:trPr>
        <w:tc>
          <w:tcPr>
            <w:tcW w:w="3209" w:type="dxa"/>
          </w:tcPr>
          <w:p w14:paraId="70CD67D0" w14:textId="79D1F1D5" w:rsidR="000C3971" w:rsidRPr="00C34164" w:rsidRDefault="000C3971" w:rsidP="000C3971">
            <w:pPr>
              <w:pStyle w:val="BodyText"/>
              <w:rPr>
                <w:ins w:id="323" w:author="Alikhan Serik" w:date="2026-07-02T15:35:00Z" w16du:dateUtc="2026-07-02T10:35:00Z"/>
                <w:color w:val="404040" w:themeColor="text1" w:themeTint="BF"/>
                <w:rPrChange w:id="324" w:author="Alikhan Serik" w:date="2026-07-02T15:35:00Z" w16du:dateUtc="2026-07-02T10:35:00Z">
                  <w:rPr>
                    <w:ins w:id="325" w:author="Alikhan Serik" w:date="2026-07-02T15:35:00Z" w16du:dateUtc="2026-07-02T10:35:00Z"/>
                  </w:rPr>
                </w:rPrChange>
              </w:rPr>
            </w:pPr>
            <w:proofErr w:type="spellStart"/>
            <w:ins w:id="326" w:author="Alikhan Serik" w:date="2026-07-02T15:35:00Z" w16du:dateUtc="2026-07-02T10:35:00Z">
              <w:r w:rsidRPr="00C34164">
                <w:rPr>
                  <w:color w:val="404040" w:themeColor="text1" w:themeTint="BF"/>
                  <w:rPrChange w:id="327" w:author="Alikhan Serik" w:date="2026-07-02T15:35:00Z" w16du:dateUtc="2026-07-02T10:35:00Z">
                    <w:rPr/>
                  </w:rPrChange>
                </w:rPr>
                <w:t>location_id</w:t>
              </w:r>
              <w:proofErr w:type="spellEnd"/>
            </w:ins>
          </w:p>
        </w:tc>
        <w:tc>
          <w:tcPr>
            <w:tcW w:w="3209" w:type="dxa"/>
          </w:tcPr>
          <w:p w14:paraId="131486A9" w14:textId="06376062" w:rsidR="000C3971" w:rsidRPr="00C34164" w:rsidRDefault="000C3971" w:rsidP="000C3971">
            <w:pPr>
              <w:pStyle w:val="BodyText"/>
              <w:rPr>
                <w:ins w:id="328" w:author="Alikhan Serik" w:date="2026-07-02T15:35:00Z" w16du:dateUtc="2026-07-02T10:35:00Z"/>
                <w:color w:val="404040" w:themeColor="text1" w:themeTint="BF"/>
                <w:rPrChange w:id="329" w:author="Alikhan Serik" w:date="2026-07-02T15:35:00Z" w16du:dateUtc="2026-07-02T10:35:00Z">
                  <w:rPr>
                    <w:ins w:id="330" w:author="Alikhan Serik" w:date="2026-07-02T15:35:00Z" w16du:dateUtc="2026-07-02T10:35:00Z"/>
                  </w:rPr>
                </w:rPrChange>
              </w:rPr>
            </w:pPr>
            <w:ins w:id="331" w:author="Alikhan Serik" w:date="2026-07-02T15:35:00Z" w16du:dateUtc="2026-07-02T10:35:00Z">
              <w:r w:rsidRPr="00C34164">
                <w:rPr>
                  <w:color w:val="404040" w:themeColor="text1" w:themeTint="BF"/>
                  <w:rPrChange w:id="332" w:author="Alikhan Serik" w:date="2026-07-02T15:35:00Z" w16du:dateUtc="2026-07-02T10:35:00Z">
                    <w:rPr/>
                  </w:rPrChange>
                </w:rPr>
                <w:t>INTEGER, FK</w:t>
              </w:r>
            </w:ins>
          </w:p>
        </w:tc>
        <w:tc>
          <w:tcPr>
            <w:tcW w:w="3209" w:type="dxa"/>
          </w:tcPr>
          <w:p w14:paraId="157EAAAF" w14:textId="658AB6FB" w:rsidR="000C3971" w:rsidRPr="00C34164" w:rsidRDefault="000C3971" w:rsidP="000C3971">
            <w:pPr>
              <w:pStyle w:val="BodyText"/>
              <w:rPr>
                <w:ins w:id="333" w:author="Alikhan Serik" w:date="2026-07-02T15:35:00Z" w16du:dateUtc="2026-07-02T10:35:00Z"/>
                <w:color w:val="404040" w:themeColor="text1" w:themeTint="BF"/>
                <w:rPrChange w:id="334" w:author="Alikhan Serik" w:date="2026-07-02T15:35:00Z" w16du:dateUtc="2026-07-02T10:35:00Z">
                  <w:rPr>
                    <w:ins w:id="335" w:author="Alikhan Serik" w:date="2026-07-02T15:35:00Z" w16du:dateUtc="2026-07-02T10:35:00Z"/>
                  </w:rPr>
                </w:rPrChange>
              </w:rPr>
            </w:pPr>
            <w:ins w:id="336" w:author="Alikhan Serik" w:date="2026-07-02T15:35:00Z" w16du:dateUtc="2026-07-02T10:35:00Z">
              <w:r w:rsidRPr="00537ED8">
                <w:t>Link to locations.id (NOT NULL)</w:t>
              </w:r>
            </w:ins>
          </w:p>
        </w:tc>
      </w:tr>
      <w:tr w:rsidR="000C3971" w:rsidRPr="000C3971" w14:paraId="22E47E7D" w14:textId="77777777" w:rsidTr="00B81B4B">
        <w:trPr>
          <w:trHeight w:val="468"/>
          <w:ins w:id="337" w:author="Alikhan Serik" w:date="2026-07-02T15:35:00Z"/>
        </w:trPr>
        <w:tc>
          <w:tcPr>
            <w:tcW w:w="3209" w:type="dxa"/>
          </w:tcPr>
          <w:p w14:paraId="4C83982B" w14:textId="32D53F61" w:rsidR="000C3971" w:rsidRPr="00C34164" w:rsidRDefault="000C3971" w:rsidP="000C3971">
            <w:pPr>
              <w:pStyle w:val="BodyText"/>
              <w:rPr>
                <w:ins w:id="338" w:author="Alikhan Serik" w:date="2026-07-02T15:35:00Z" w16du:dateUtc="2026-07-02T10:35:00Z"/>
                <w:color w:val="404040" w:themeColor="text1" w:themeTint="BF"/>
                <w:rPrChange w:id="339" w:author="Alikhan Serik" w:date="2026-07-02T15:35:00Z" w16du:dateUtc="2026-07-02T10:35:00Z">
                  <w:rPr>
                    <w:ins w:id="340" w:author="Alikhan Serik" w:date="2026-07-02T15:35:00Z" w16du:dateUtc="2026-07-02T10:35:00Z"/>
                  </w:rPr>
                </w:rPrChange>
              </w:rPr>
            </w:pPr>
            <w:proofErr w:type="spellStart"/>
            <w:ins w:id="341" w:author="Alikhan Serik" w:date="2026-07-02T15:35:00Z" w16du:dateUtc="2026-07-02T10:35:00Z">
              <w:r w:rsidRPr="00C34164">
                <w:rPr>
                  <w:color w:val="404040" w:themeColor="text1" w:themeTint="BF"/>
                  <w:rPrChange w:id="342" w:author="Alikhan Serik" w:date="2026-07-02T15:35:00Z" w16du:dateUtc="2026-07-02T10:35:00Z">
                    <w:rPr/>
                  </w:rPrChange>
                </w:rPr>
                <w:t>start_time</w:t>
              </w:r>
              <w:proofErr w:type="spellEnd"/>
            </w:ins>
          </w:p>
        </w:tc>
        <w:tc>
          <w:tcPr>
            <w:tcW w:w="3209" w:type="dxa"/>
          </w:tcPr>
          <w:p w14:paraId="6F717885" w14:textId="39ED2808" w:rsidR="000C3971" w:rsidRPr="00C34164" w:rsidRDefault="000C3971" w:rsidP="000C3971">
            <w:pPr>
              <w:pStyle w:val="BodyText"/>
              <w:rPr>
                <w:ins w:id="343" w:author="Alikhan Serik" w:date="2026-07-02T15:35:00Z" w16du:dateUtc="2026-07-02T10:35:00Z"/>
                <w:color w:val="404040" w:themeColor="text1" w:themeTint="BF"/>
                <w:rPrChange w:id="344" w:author="Alikhan Serik" w:date="2026-07-02T15:35:00Z" w16du:dateUtc="2026-07-02T10:35:00Z">
                  <w:rPr>
                    <w:ins w:id="345" w:author="Alikhan Serik" w:date="2026-07-02T15:35:00Z" w16du:dateUtc="2026-07-02T10:35:00Z"/>
                  </w:rPr>
                </w:rPrChange>
              </w:rPr>
            </w:pPr>
            <w:ins w:id="346" w:author="Alikhan Serik" w:date="2026-07-02T15:35:00Z" w16du:dateUtc="2026-07-02T10:35:00Z">
              <w:r w:rsidRPr="00C34164">
                <w:rPr>
                  <w:color w:val="404040" w:themeColor="text1" w:themeTint="BF"/>
                  <w:rPrChange w:id="347" w:author="Alikhan Serik" w:date="2026-07-02T15:35:00Z" w16du:dateUtc="2026-07-02T10:35:00Z">
                    <w:rPr/>
                  </w:rPrChange>
                </w:rPr>
                <w:t>TIMESTAMP</w:t>
              </w:r>
            </w:ins>
          </w:p>
        </w:tc>
        <w:tc>
          <w:tcPr>
            <w:tcW w:w="3209" w:type="dxa"/>
          </w:tcPr>
          <w:p w14:paraId="6F296A6B" w14:textId="54213F12" w:rsidR="000C3971" w:rsidRPr="000C3971" w:rsidRDefault="000C3971" w:rsidP="000C3971">
            <w:pPr>
              <w:pStyle w:val="BodyText"/>
              <w:rPr>
                <w:ins w:id="348" w:author="Alikhan Serik" w:date="2026-07-02T15:35:00Z" w16du:dateUtc="2026-07-02T10:35:00Z"/>
                <w:color w:val="404040" w:themeColor="text1" w:themeTint="BF"/>
                <w:rPrChange w:id="349" w:author="Alikhan Serik" w:date="2026-07-02T15:35:00Z" w16du:dateUtc="2026-07-02T10:35:00Z">
                  <w:rPr>
                    <w:ins w:id="350" w:author="Alikhan Serik" w:date="2026-07-02T15:35:00Z" w16du:dateUtc="2026-07-02T10:35:00Z"/>
                  </w:rPr>
                </w:rPrChange>
              </w:rPr>
            </w:pPr>
            <w:ins w:id="351" w:author="Alikhan Serik" w:date="2026-07-02T15:35:00Z" w16du:dateUtc="2026-07-02T10:35:00Z">
              <w:r w:rsidRPr="00537ED8">
                <w:t>Start date and time (NOT NULL)</w:t>
              </w:r>
            </w:ins>
          </w:p>
        </w:tc>
      </w:tr>
      <w:tr w:rsidR="000C3971" w14:paraId="35759971" w14:textId="77777777" w:rsidTr="00B81B4B">
        <w:trPr>
          <w:trHeight w:val="468"/>
          <w:ins w:id="352" w:author="Alikhan Serik" w:date="2026-07-02T15:35:00Z"/>
        </w:trPr>
        <w:tc>
          <w:tcPr>
            <w:tcW w:w="3209" w:type="dxa"/>
          </w:tcPr>
          <w:p w14:paraId="0AE897E9" w14:textId="7B8C64B5" w:rsidR="000C3971" w:rsidRPr="00C34164" w:rsidRDefault="000C3971" w:rsidP="000C3971">
            <w:pPr>
              <w:pStyle w:val="BodyText"/>
              <w:rPr>
                <w:ins w:id="353" w:author="Alikhan Serik" w:date="2026-07-02T15:35:00Z" w16du:dateUtc="2026-07-02T10:35:00Z"/>
                <w:color w:val="404040" w:themeColor="text1" w:themeTint="BF"/>
                <w:rPrChange w:id="354" w:author="Alikhan Serik" w:date="2026-07-02T15:35:00Z" w16du:dateUtc="2026-07-02T10:35:00Z">
                  <w:rPr>
                    <w:ins w:id="355" w:author="Alikhan Serik" w:date="2026-07-02T15:35:00Z" w16du:dateUtc="2026-07-02T10:35:00Z"/>
                  </w:rPr>
                </w:rPrChange>
              </w:rPr>
            </w:pPr>
            <w:ins w:id="356" w:author="Alikhan Serik" w:date="2026-07-02T15:35:00Z" w16du:dateUtc="2026-07-02T10:35:00Z">
              <w:r w:rsidRPr="00C34164">
                <w:rPr>
                  <w:color w:val="404040" w:themeColor="text1" w:themeTint="BF"/>
                  <w:rPrChange w:id="357" w:author="Alikhan Serik" w:date="2026-07-02T15:35:00Z" w16du:dateUtc="2026-07-02T10:35:00Z">
                    <w:rPr/>
                  </w:rPrChange>
                </w:rPr>
                <w:t>description</w:t>
              </w:r>
            </w:ins>
          </w:p>
        </w:tc>
        <w:tc>
          <w:tcPr>
            <w:tcW w:w="3209" w:type="dxa"/>
          </w:tcPr>
          <w:p w14:paraId="18188C28" w14:textId="54006532" w:rsidR="000C3971" w:rsidRPr="00C34164" w:rsidRDefault="000C3971" w:rsidP="000C3971">
            <w:pPr>
              <w:pStyle w:val="BodyText"/>
              <w:rPr>
                <w:ins w:id="358" w:author="Alikhan Serik" w:date="2026-07-02T15:35:00Z" w16du:dateUtc="2026-07-02T10:35:00Z"/>
                <w:color w:val="404040" w:themeColor="text1" w:themeTint="BF"/>
                <w:rPrChange w:id="359" w:author="Alikhan Serik" w:date="2026-07-02T15:35:00Z" w16du:dateUtc="2026-07-02T10:35:00Z">
                  <w:rPr>
                    <w:ins w:id="360" w:author="Alikhan Serik" w:date="2026-07-02T15:35:00Z" w16du:dateUtc="2026-07-02T10:35:00Z"/>
                  </w:rPr>
                </w:rPrChange>
              </w:rPr>
            </w:pPr>
            <w:ins w:id="361" w:author="Alikhan Serik" w:date="2026-07-02T15:35:00Z" w16du:dateUtc="2026-07-02T10:35:00Z">
              <w:r w:rsidRPr="00C34164">
                <w:rPr>
                  <w:color w:val="404040" w:themeColor="text1" w:themeTint="BF"/>
                  <w:rPrChange w:id="362" w:author="Alikhan Serik" w:date="2026-07-02T15:35:00Z" w16du:dateUtc="2026-07-02T10:35:00Z">
                    <w:rPr/>
                  </w:rPrChange>
                </w:rPr>
                <w:t>TEXT</w:t>
              </w:r>
            </w:ins>
          </w:p>
        </w:tc>
        <w:tc>
          <w:tcPr>
            <w:tcW w:w="3209" w:type="dxa"/>
          </w:tcPr>
          <w:p w14:paraId="00C58B17" w14:textId="5C76A7C2" w:rsidR="000C3971" w:rsidRPr="000C3971" w:rsidRDefault="000C3971" w:rsidP="000C3971">
            <w:pPr>
              <w:pStyle w:val="BodyText"/>
              <w:rPr>
                <w:ins w:id="363" w:author="Alikhan Serik" w:date="2026-07-02T15:35:00Z" w16du:dateUtc="2026-07-02T10:35:00Z"/>
                <w:color w:val="404040" w:themeColor="text1" w:themeTint="BF"/>
                <w:rPrChange w:id="364" w:author="Alikhan Serik" w:date="2026-07-02T15:35:00Z" w16du:dateUtc="2026-07-02T10:35:00Z">
                  <w:rPr>
                    <w:ins w:id="365" w:author="Alikhan Serik" w:date="2026-07-02T15:35:00Z" w16du:dateUtc="2026-07-02T10:35:00Z"/>
                    <w:lang w:val="ru-RU"/>
                  </w:rPr>
                </w:rPrChange>
              </w:rPr>
            </w:pPr>
            <w:ins w:id="366" w:author="Alikhan Serik" w:date="2026-07-02T15:35:00Z" w16du:dateUtc="2026-07-02T10:35:00Z">
              <w:r w:rsidRPr="00537ED8">
                <w:t>Brief description of the event</w:t>
              </w:r>
            </w:ins>
          </w:p>
        </w:tc>
      </w:tr>
      <w:tr w:rsidR="000C3971" w:rsidRPr="000C3971" w14:paraId="75F9ED2D" w14:textId="77777777" w:rsidTr="00B81B4B">
        <w:trPr>
          <w:trHeight w:val="468"/>
          <w:ins w:id="367" w:author="Alikhan Serik" w:date="2026-07-02T15:35:00Z"/>
        </w:trPr>
        <w:tc>
          <w:tcPr>
            <w:tcW w:w="3209" w:type="dxa"/>
          </w:tcPr>
          <w:p w14:paraId="53056CFD" w14:textId="100CDD3F" w:rsidR="000C3971" w:rsidRPr="00C34164" w:rsidRDefault="000C3971" w:rsidP="000C3971">
            <w:pPr>
              <w:pStyle w:val="BodyText"/>
              <w:rPr>
                <w:ins w:id="368" w:author="Alikhan Serik" w:date="2026-07-02T15:35:00Z" w16du:dateUtc="2026-07-02T10:35:00Z"/>
                <w:color w:val="404040" w:themeColor="text1" w:themeTint="BF"/>
                <w:rPrChange w:id="369" w:author="Alikhan Serik" w:date="2026-07-02T15:35:00Z" w16du:dateUtc="2026-07-02T10:35:00Z">
                  <w:rPr>
                    <w:ins w:id="370" w:author="Alikhan Serik" w:date="2026-07-02T15:35:00Z" w16du:dateUtc="2026-07-02T10:35:00Z"/>
                  </w:rPr>
                </w:rPrChange>
              </w:rPr>
            </w:pPr>
            <w:ins w:id="371" w:author="Alikhan Serik" w:date="2026-07-02T15:35:00Z" w16du:dateUtc="2026-07-02T10:35:00Z">
              <w:r w:rsidRPr="00C34164">
                <w:rPr>
                  <w:color w:val="404040" w:themeColor="text1" w:themeTint="BF"/>
                  <w:rPrChange w:id="372" w:author="Alikhan Serik" w:date="2026-07-02T15:35:00Z" w16du:dateUtc="2026-07-02T10:35:00Z">
                    <w:rPr/>
                  </w:rPrChange>
                </w:rPr>
                <w:t>specifics</w:t>
              </w:r>
            </w:ins>
          </w:p>
        </w:tc>
        <w:tc>
          <w:tcPr>
            <w:tcW w:w="3209" w:type="dxa"/>
          </w:tcPr>
          <w:p w14:paraId="1233128F" w14:textId="58908424" w:rsidR="000C3971" w:rsidRPr="00C34164" w:rsidRDefault="000C3971" w:rsidP="000C3971">
            <w:pPr>
              <w:pStyle w:val="BodyText"/>
              <w:rPr>
                <w:ins w:id="373" w:author="Alikhan Serik" w:date="2026-07-02T15:35:00Z" w16du:dateUtc="2026-07-02T10:35:00Z"/>
                <w:color w:val="404040" w:themeColor="text1" w:themeTint="BF"/>
                <w:rPrChange w:id="374" w:author="Alikhan Serik" w:date="2026-07-02T15:35:00Z" w16du:dateUtc="2026-07-02T10:35:00Z">
                  <w:rPr>
                    <w:ins w:id="375" w:author="Alikhan Serik" w:date="2026-07-02T15:35:00Z" w16du:dateUtc="2026-07-02T10:35:00Z"/>
                  </w:rPr>
                </w:rPrChange>
              </w:rPr>
            </w:pPr>
            <w:ins w:id="376" w:author="Alikhan Serik" w:date="2026-07-02T15:35:00Z" w16du:dateUtc="2026-07-02T10:35:00Z">
              <w:r w:rsidRPr="00C34164">
                <w:rPr>
                  <w:color w:val="404040" w:themeColor="text1" w:themeTint="BF"/>
                  <w:rPrChange w:id="377" w:author="Alikhan Serik" w:date="2026-07-02T15:35:00Z" w16du:dateUtc="2026-07-02T10:35:00Z">
                    <w:rPr/>
                  </w:rPrChange>
                </w:rPr>
                <w:t>TEXT</w:t>
              </w:r>
            </w:ins>
          </w:p>
        </w:tc>
        <w:tc>
          <w:tcPr>
            <w:tcW w:w="3209" w:type="dxa"/>
          </w:tcPr>
          <w:p w14:paraId="4C5BB9F6" w14:textId="7F879C4F" w:rsidR="000C3971" w:rsidRPr="000C3971" w:rsidRDefault="000C3971" w:rsidP="000C3971">
            <w:pPr>
              <w:pStyle w:val="BodyText"/>
              <w:rPr>
                <w:ins w:id="378" w:author="Alikhan Serik" w:date="2026-07-02T15:35:00Z" w16du:dateUtc="2026-07-02T10:35:00Z"/>
                <w:color w:val="404040" w:themeColor="text1" w:themeTint="BF"/>
                <w:rPrChange w:id="379" w:author="Alikhan Serik" w:date="2026-07-02T15:35:00Z" w16du:dateUtc="2026-07-02T10:35:00Z">
                  <w:rPr>
                    <w:ins w:id="380" w:author="Alikhan Serik" w:date="2026-07-02T15:35:00Z" w16du:dateUtc="2026-07-02T10:35:00Z"/>
                  </w:rPr>
                </w:rPrChange>
              </w:rPr>
            </w:pPr>
            <w:ins w:id="381" w:author="Alikhan Serik" w:date="2026-07-02T15:35:00Z" w16du:dateUtc="2026-07-02T10:35:00Z">
              <w:r w:rsidRPr="00537ED8">
                <w:t>Auction specifics (e.g., paintings from before 1900)</w:t>
              </w:r>
            </w:ins>
          </w:p>
        </w:tc>
      </w:tr>
    </w:tbl>
    <w:p w14:paraId="0D765565" w14:textId="77777777" w:rsidR="00C34164" w:rsidRPr="000C3971" w:rsidRDefault="00C34164" w:rsidP="006F645E">
      <w:pPr>
        <w:pStyle w:val="BodyText"/>
        <w:rPr>
          <w:ins w:id="382" w:author="Alikhan Serik" w:date="2026-07-02T15:34:00Z" w16du:dateUtc="2026-07-02T10:34:00Z"/>
        </w:rPr>
      </w:pPr>
    </w:p>
    <w:p w14:paraId="62A7056F" w14:textId="74475A22" w:rsidR="00C34164" w:rsidRPr="000C3971" w:rsidRDefault="000C3971" w:rsidP="006F645E">
      <w:pPr>
        <w:pStyle w:val="BodyText"/>
        <w:rPr>
          <w:ins w:id="383" w:author="Alikhan Serik" w:date="2026-07-02T15:35:00Z" w16du:dateUtc="2026-07-02T10:35:00Z"/>
          <w:b/>
          <w:bCs/>
          <w:rPrChange w:id="384" w:author="Alikhan Serik" w:date="2026-07-02T15:35:00Z" w16du:dateUtc="2026-07-02T10:35:00Z">
            <w:rPr>
              <w:ins w:id="385" w:author="Alikhan Serik" w:date="2026-07-02T15:35:00Z" w16du:dateUtc="2026-07-02T10:35:00Z"/>
            </w:rPr>
          </w:rPrChange>
        </w:rPr>
      </w:pPr>
      <w:ins w:id="386" w:author="Alikhan Serik" w:date="2026-07-02T15:35:00Z" w16du:dateUtc="2026-07-02T10:35:00Z">
        <w:r w:rsidRPr="000C3971">
          <w:rPr>
            <w:b/>
            <w:bCs/>
            <w:rPrChange w:id="387" w:author="Alikhan Serik" w:date="2026-07-02T15:35:00Z" w16du:dateUtc="2026-07-02T10:35:00Z">
              <w:rPr/>
            </w:rPrChange>
          </w:rPr>
          <w:t>Table Name: employees</w:t>
        </w:r>
      </w:ins>
    </w:p>
    <w:p w14:paraId="32787E4A" w14:textId="6597CAA7" w:rsidR="000C3971" w:rsidRDefault="000C3971" w:rsidP="006F645E">
      <w:pPr>
        <w:pStyle w:val="BodyText"/>
        <w:rPr>
          <w:ins w:id="388" w:author="Alikhan Serik" w:date="2026-07-02T15:36:00Z" w16du:dateUtc="2026-07-02T10:36:00Z"/>
        </w:rPr>
      </w:pPr>
      <w:ins w:id="389" w:author="Alikhan Serik" w:date="2026-07-02T15:36:00Z" w16du:dateUtc="2026-07-02T10:36:00Z">
        <w:r w:rsidRPr="000C3971">
          <w:t>Description: Auction house staff responsible for conducting auctions and recording the results</w:t>
        </w:r>
        <w:r>
          <w:t>.</w:t>
        </w:r>
      </w:ins>
    </w:p>
    <w:p w14:paraId="26091333" w14:textId="77777777" w:rsidR="000C3971" w:rsidRDefault="000C3971" w:rsidP="006F645E">
      <w:pPr>
        <w:pStyle w:val="BodyText"/>
        <w:rPr>
          <w:ins w:id="390" w:author="Alikhan Serik" w:date="2026-07-02T15:36:00Z" w16du:dateUtc="2026-07-02T10:36: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0C3971" w14:paraId="43DFD568" w14:textId="77777777" w:rsidTr="00B81B4B">
        <w:trPr>
          <w:trHeight w:val="317"/>
          <w:ins w:id="391" w:author="Alikhan Serik" w:date="2026-07-02T15:36:00Z"/>
        </w:trPr>
        <w:tc>
          <w:tcPr>
            <w:tcW w:w="3209" w:type="dxa"/>
            <w:shd w:val="clear" w:color="auto" w:fill="76CDD8"/>
          </w:tcPr>
          <w:p w14:paraId="2AFB39DC" w14:textId="77777777" w:rsidR="000C3971" w:rsidRPr="00BE17E0" w:rsidRDefault="000C3971" w:rsidP="00B81B4B">
            <w:pPr>
              <w:pStyle w:val="BodyText"/>
              <w:widowControl w:val="0"/>
              <w:spacing w:line="360" w:lineRule="auto"/>
              <w:jc w:val="center"/>
              <w:rPr>
                <w:ins w:id="392" w:author="Alikhan Serik" w:date="2026-07-02T15:36:00Z" w16du:dateUtc="2026-07-02T10:36:00Z"/>
                <w:color w:val="FFFFFF" w:themeColor="background1"/>
                <w:sz w:val="18"/>
                <w:szCs w:val="18"/>
              </w:rPr>
            </w:pPr>
            <w:ins w:id="393" w:author="Alikhan Serik" w:date="2026-07-02T15:36:00Z" w16du:dateUtc="2026-07-02T10:36:00Z">
              <w:r w:rsidRPr="00BE17E0">
                <w:rPr>
                  <w:color w:val="FFFFFF" w:themeColor="background1"/>
                  <w:sz w:val="18"/>
                  <w:szCs w:val="18"/>
                </w:rPr>
                <w:t xml:space="preserve">Field name </w:t>
              </w:r>
            </w:ins>
          </w:p>
        </w:tc>
        <w:tc>
          <w:tcPr>
            <w:tcW w:w="3209" w:type="dxa"/>
            <w:shd w:val="clear" w:color="auto" w:fill="76CDD8"/>
          </w:tcPr>
          <w:p w14:paraId="02E769B1" w14:textId="77777777" w:rsidR="000C3971" w:rsidRPr="00BE17E0" w:rsidRDefault="000C3971" w:rsidP="00B81B4B">
            <w:pPr>
              <w:pStyle w:val="BodyText"/>
              <w:widowControl w:val="0"/>
              <w:spacing w:line="360" w:lineRule="auto"/>
              <w:jc w:val="center"/>
              <w:rPr>
                <w:ins w:id="394" w:author="Alikhan Serik" w:date="2026-07-02T15:36:00Z" w16du:dateUtc="2026-07-02T10:36:00Z"/>
                <w:color w:val="FFFFFF" w:themeColor="background1"/>
                <w:sz w:val="18"/>
                <w:szCs w:val="18"/>
              </w:rPr>
            </w:pPr>
            <w:ins w:id="395" w:author="Alikhan Serik" w:date="2026-07-02T15:36:00Z" w16du:dateUtc="2026-07-02T10:36:00Z">
              <w:r w:rsidRPr="00BE17E0">
                <w:rPr>
                  <w:color w:val="FFFFFF" w:themeColor="background1"/>
                  <w:sz w:val="18"/>
                  <w:szCs w:val="18"/>
                </w:rPr>
                <w:t xml:space="preserve">Field Description </w:t>
              </w:r>
            </w:ins>
          </w:p>
        </w:tc>
        <w:tc>
          <w:tcPr>
            <w:tcW w:w="3209" w:type="dxa"/>
            <w:shd w:val="clear" w:color="auto" w:fill="76CDD8"/>
          </w:tcPr>
          <w:p w14:paraId="02CE6AB2" w14:textId="77777777" w:rsidR="000C3971" w:rsidRPr="00BE17E0" w:rsidRDefault="000C3971" w:rsidP="00B81B4B">
            <w:pPr>
              <w:pStyle w:val="BodyText"/>
              <w:widowControl w:val="0"/>
              <w:spacing w:line="360" w:lineRule="auto"/>
              <w:jc w:val="center"/>
              <w:rPr>
                <w:ins w:id="396" w:author="Alikhan Serik" w:date="2026-07-02T15:36:00Z" w16du:dateUtc="2026-07-02T10:36:00Z"/>
                <w:color w:val="FFFFFF" w:themeColor="background1"/>
                <w:sz w:val="18"/>
                <w:szCs w:val="18"/>
              </w:rPr>
            </w:pPr>
            <w:ins w:id="397" w:author="Alikhan Serik" w:date="2026-07-02T15:36:00Z" w16du:dateUtc="2026-07-02T10:36:00Z">
              <w:r w:rsidRPr="00BE17E0">
                <w:rPr>
                  <w:color w:val="FFFFFF" w:themeColor="background1"/>
                  <w:sz w:val="18"/>
                  <w:szCs w:val="18"/>
                </w:rPr>
                <w:t xml:space="preserve">Data Type </w:t>
              </w:r>
            </w:ins>
          </w:p>
        </w:tc>
      </w:tr>
      <w:tr w:rsidR="000C3971" w14:paraId="656B9ABD" w14:textId="77777777" w:rsidTr="00B81B4B">
        <w:trPr>
          <w:trHeight w:val="468"/>
          <w:ins w:id="398" w:author="Alikhan Serik" w:date="2026-07-02T15:36:00Z"/>
        </w:trPr>
        <w:tc>
          <w:tcPr>
            <w:tcW w:w="3209" w:type="dxa"/>
          </w:tcPr>
          <w:p w14:paraId="7D0ABDBB" w14:textId="3DC7A53D" w:rsidR="000C3971" w:rsidRPr="00B81B4B" w:rsidRDefault="000C3971" w:rsidP="000C3971">
            <w:pPr>
              <w:pStyle w:val="BodyText"/>
              <w:rPr>
                <w:ins w:id="399" w:author="Alikhan Serik" w:date="2026-07-02T15:36:00Z" w16du:dateUtc="2026-07-02T10:36:00Z"/>
                <w:color w:val="404040" w:themeColor="text1" w:themeTint="BF"/>
              </w:rPr>
            </w:pPr>
            <w:ins w:id="400" w:author="Alikhan Serik" w:date="2026-07-02T15:37:00Z" w16du:dateUtc="2026-07-02T10:37:00Z">
              <w:r>
                <w:t>id</w:t>
              </w:r>
            </w:ins>
          </w:p>
        </w:tc>
        <w:tc>
          <w:tcPr>
            <w:tcW w:w="3209" w:type="dxa"/>
          </w:tcPr>
          <w:p w14:paraId="201DA805" w14:textId="2F1AF72B" w:rsidR="000C3971" w:rsidRPr="00B81B4B" w:rsidRDefault="000C3971" w:rsidP="000C3971">
            <w:pPr>
              <w:pStyle w:val="BodyText"/>
              <w:rPr>
                <w:ins w:id="401" w:author="Alikhan Serik" w:date="2026-07-02T15:36:00Z" w16du:dateUtc="2026-07-02T10:36:00Z"/>
                <w:color w:val="404040" w:themeColor="text1" w:themeTint="BF"/>
              </w:rPr>
            </w:pPr>
            <w:ins w:id="402" w:author="Alikhan Serik" w:date="2026-07-02T15:37:00Z" w16du:dateUtc="2026-07-02T10:37:00Z">
              <w:r>
                <w:t>SERIAL, PK</w:t>
              </w:r>
            </w:ins>
          </w:p>
        </w:tc>
        <w:tc>
          <w:tcPr>
            <w:tcW w:w="3209" w:type="dxa"/>
          </w:tcPr>
          <w:p w14:paraId="2CC38FAD" w14:textId="0436F2BE" w:rsidR="000C3971" w:rsidRPr="00B81B4B" w:rsidRDefault="000C3971" w:rsidP="000C3971">
            <w:pPr>
              <w:pStyle w:val="BodyText"/>
              <w:rPr>
                <w:ins w:id="403" w:author="Alikhan Serik" w:date="2026-07-02T15:36:00Z" w16du:dateUtc="2026-07-02T10:36:00Z"/>
                <w:color w:val="404040" w:themeColor="text1" w:themeTint="BF"/>
              </w:rPr>
            </w:pPr>
            <w:ins w:id="404" w:author="Alikhan Serik" w:date="2026-07-02T15:37:00Z" w16du:dateUtc="2026-07-02T10:37:00Z">
              <w:r w:rsidRPr="00001A36">
                <w:t>Employee Unique ID</w:t>
              </w:r>
            </w:ins>
          </w:p>
        </w:tc>
      </w:tr>
      <w:tr w:rsidR="000C3971" w14:paraId="44D1C2C2" w14:textId="77777777" w:rsidTr="00B81B4B">
        <w:trPr>
          <w:trHeight w:val="468"/>
          <w:ins w:id="405" w:author="Alikhan Serik" w:date="2026-07-02T15:37:00Z"/>
        </w:trPr>
        <w:tc>
          <w:tcPr>
            <w:tcW w:w="3209" w:type="dxa"/>
          </w:tcPr>
          <w:p w14:paraId="065C94AE" w14:textId="3E295A7A" w:rsidR="000C3971" w:rsidRDefault="000C3971" w:rsidP="000C3971">
            <w:pPr>
              <w:pStyle w:val="BodyText"/>
              <w:rPr>
                <w:ins w:id="406" w:author="Alikhan Serik" w:date="2026-07-02T15:37:00Z" w16du:dateUtc="2026-07-02T10:37:00Z"/>
              </w:rPr>
            </w:pPr>
            <w:proofErr w:type="spellStart"/>
            <w:ins w:id="407" w:author="Alikhan Serik" w:date="2026-07-02T15:37:00Z" w16du:dateUtc="2026-07-02T10:37:00Z">
              <w:r>
                <w:lastRenderedPageBreak/>
                <w:t>first_name</w:t>
              </w:r>
              <w:proofErr w:type="spellEnd"/>
            </w:ins>
          </w:p>
        </w:tc>
        <w:tc>
          <w:tcPr>
            <w:tcW w:w="3209" w:type="dxa"/>
          </w:tcPr>
          <w:p w14:paraId="28C099F9" w14:textId="5380D788" w:rsidR="000C3971" w:rsidRDefault="000C3971" w:rsidP="000C3971">
            <w:pPr>
              <w:pStyle w:val="BodyText"/>
              <w:rPr>
                <w:ins w:id="408" w:author="Alikhan Serik" w:date="2026-07-02T15:37:00Z" w16du:dateUtc="2026-07-02T10:37:00Z"/>
              </w:rPr>
            </w:pPr>
            <w:ins w:id="409" w:author="Alikhan Serik" w:date="2026-07-02T15:37:00Z" w16du:dateUtc="2026-07-02T10:37:00Z">
              <w:r>
                <w:t>VARCHAR(100)</w:t>
              </w:r>
            </w:ins>
          </w:p>
        </w:tc>
        <w:tc>
          <w:tcPr>
            <w:tcW w:w="3209" w:type="dxa"/>
          </w:tcPr>
          <w:p w14:paraId="7FDFB939" w14:textId="0200CE79" w:rsidR="000C3971" w:rsidRDefault="000C3971" w:rsidP="000C3971">
            <w:pPr>
              <w:pStyle w:val="BodyText"/>
              <w:rPr>
                <w:ins w:id="410" w:author="Alikhan Serik" w:date="2026-07-02T15:37:00Z" w16du:dateUtc="2026-07-02T10:37:00Z"/>
              </w:rPr>
            </w:pPr>
            <w:ins w:id="411" w:author="Alikhan Serik" w:date="2026-07-02T15:37:00Z" w16du:dateUtc="2026-07-02T10:37:00Z">
              <w:r w:rsidRPr="00001A36">
                <w:t>Employee First Name (NOT NULL)</w:t>
              </w:r>
            </w:ins>
          </w:p>
        </w:tc>
      </w:tr>
      <w:tr w:rsidR="000C3971" w14:paraId="309556C2" w14:textId="77777777" w:rsidTr="00B81B4B">
        <w:trPr>
          <w:trHeight w:val="468"/>
          <w:ins w:id="412" w:author="Alikhan Serik" w:date="2026-07-02T15:37:00Z"/>
        </w:trPr>
        <w:tc>
          <w:tcPr>
            <w:tcW w:w="3209" w:type="dxa"/>
          </w:tcPr>
          <w:p w14:paraId="1E491DB3" w14:textId="6C2E303C" w:rsidR="000C3971" w:rsidRDefault="000C3971" w:rsidP="000C3971">
            <w:pPr>
              <w:pStyle w:val="BodyText"/>
              <w:rPr>
                <w:ins w:id="413" w:author="Alikhan Serik" w:date="2026-07-02T15:37:00Z" w16du:dateUtc="2026-07-02T10:37:00Z"/>
              </w:rPr>
            </w:pPr>
            <w:proofErr w:type="spellStart"/>
            <w:ins w:id="414" w:author="Alikhan Serik" w:date="2026-07-02T15:37:00Z" w16du:dateUtc="2026-07-02T10:37:00Z">
              <w:r>
                <w:t>last_name</w:t>
              </w:r>
              <w:proofErr w:type="spellEnd"/>
            </w:ins>
          </w:p>
        </w:tc>
        <w:tc>
          <w:tcPr>
            <w:tcW w:w="3209" w:type="dxa"/>
          </w:tcPr>
          <w:p w14:paraId="760520F5" w14:textId="42FD4CE2" w:rsidR="000C3971" w:rsidRDefault="000C3971" w:rsidP="000C3971">
            <w:pPr>
              <w:pStyle w:val="BodyText"/>
              <w:rPr>
                <w:ins w:id="415" w:author="Alikhan Serik" w:date="2026-07-02T15:37:00Z" w16du:dateUtc="2026-07-02T10:37:00Z"/>
              </w:rPr>
            </w:pPr>
            <w:ins w:id="416" w:author="Alikhan Serik" w:date="2026-07-02T15:37:00Z" w16du:dateUtc="2026-07-02T10:37:00Z">
              <w:r>
                <w:t>VARCHAR(100)</w:t>
              </w:r>
            </w:ins>
          </w:p>
        </w:tc>
        <w:tc>
          <w:tcPr>
            <w:tcW w:w="3209" w:type="dxa"/>
          </w:tcPr>
          <w:p w14:paraId="3DCE5B67" w14:textId="62E9328D" w:rsidR="000C3971" w:rsidRDefault="000C3971" w:rsidP="000C3971">
            <w:pPr>
              <w:pStyle w:val="BodyText"/>
              <w:rPr>
                <w:ins w:id="417" w:author="Alikhan Serik" w:date="2026-07-02T15:37:00Z" w16du:dateUtc="2026-07-02T10:37:00Z"/>
              </w:rPr>
            </w:pPr>
            <w:ins w:id="418" w:author="Alikhan Serik" w:date="2026-07-02T15:37:00Z" w16du:dateUtc="2026-07-02T10:37:00Z">
              <w:r w:rsidRPr="00001A36">
                <w:t>Employee Last Name (NOT NULL)</w:t>
              </w:r>
            </w:ins>
          </w:p>
        </w:tc>
      </w:tr>
      <w:tr w:rsidR="000C3971" w14:paraId="5CE7DCB5" w14:textId="77777777" w:rsidTr="00B81B4B">
        <w:trPr>
          <w:trHeight w:val="468"/>
          <w:ins w:id="419" w:author="Alikhan Serik" w:date="2026-07-02T15:37:00Z"/>
        </w:trPr>
        <w:tc>
          <w:tcPr>
            <w:tcW w:w="3209" w:type="dxa"/>
          </w:tcPr>
          <w:p w14:paraId="48D41DBA" w14:textId="460AE67E" w:rsidR="000C3971" w:rsidRDefault="000C3971" w:rsidP="000C3971">
            <w:pPr>
              <w:pStyle w:val="BodyText"/>
              <w:rPr>
                <w:ins w:id="420" w:author="Alikhan Serik" w:date="2026-07-02T15:37:00Z" w16du:dateUtc="2026-07-02T10:37:00Z"/>
              </w:rPr>
            </w:pPr>
            <w:ins w:id="421" w:author="Alikhan Serik" w:date="2026-07-02T15:37:00Z" w16du:dateUtc="2026-07-02T10:37:00Z">
              <w:r>
                <w:t>position</w:t>
              </w:r>
            </w:ins>
          </w:p>
        </w:tc>
        <w:tc>
          <w:tcPr>
            <w:tcW w:w="3209" w:type="dxa"/>
          </w:tcPr>
          <w:p w14:paraId="0C8544E3" w14:textId="2B394857" w:rsidR="000C3971" w:rsidRDefault="000C3971" w:rsidP="000C3971">
            <w:pPr>
              <w:pStyle w:val="BodyText"/>
              <w:rPr>
                <w:ins w:id="422" w:author="Alikhan Serik" w:date="2026-07-02T15:37:00Z" w16du:dateUtc="2026-07-02T10:37:00Z"/>
              </w:rPr>
            </w:pPr>
            <w:ins w:id="423" w:author="Alikhan Serik" w:date="2026-07-02T15:37:00Z" w16du:dateUtc="2026-07-02T10:37:00Z">
              <w:r>
                <w:t>VARCHAR(100)</w:t>
              </w:r>
            </w:ins>
          </w:p>
        </w:tc>
        <w:tc>
          <w:tcPr>
            <w:tcW w:w="3209" w:type="dxa"/>
          </w:tcPr>
          <w:p w14:paraId="6FB0638C" w14:textId="27463376" w:rsidR="000C3971" w:rsidRDefault="000C3971" w:rsidP="000C3971">
            <w:pPr>
              <w:pStyle w:val="BodyText"/>
              <w:rPr>
                <w:ins w:id="424" w:author="Alikhan Serik" w:date="2026-07-02T15:37:00Z" w16du:dateUtc="2026-07-02T10:37:00Z"/>
              </w:rPr>
            </w:pPr>
            <w:ins w:id="425" w:author="Alikhan Serik" w:date="2026-07-02T15:37:00Z" w16du:dateUtc="2026-07-02T10:37:00Z">
              <w:r w:rsidRPr="00001A36">
                <w:t>Job Title</w:t>
              </w:r>
            </w:ins>
          </w:p>
        </w:tc>
      </w:tr>
    </w:tbl>
    <w:p w14:paraId="37C06EEA" w14:textId="77777777" w:rsidR="000C3971" w:rsidRDefault="000C3971" w:rsidP="006F645E">
      <w:pPr>
        <w:pStyle w:val="BodyText"/>
        <w:rPr>
          <w:ins w:id="426" w:author="Alikhan Serik" w:date="2026-07-02T15:35:00Z" w16du:dateUtc="2026-07-02T10:35:00Z"/>
        </w:rPr>
      </w:pPr>
    </w:p>
    <w:p w14:paraId="2675771D" w14:textId="07BB18B8" w:rsidR="000C3971" w:rsidRPr="000C3971" w:rsidRDefault="000C3971" w:rsidP="006F645E">
      <w:pPr>
        <w:pStyle w:val="BodyText"/>
        <w:rPr>
          <w:ins w:id="427" w:author="Alikhan Serik" w:date="2026-07-02T15:38:00Z" w16du:dateUtc="2026-07-02T10:38:00Z"/>
          <w:b/>
          <w:bCs/>
          <w:rPrChange w:id="428" w:author="Alikhan Serik" w:date="2026-07-02T15:38:00Z" w16du:dateUtc="2026-07-02T10:38:00Z">
            <w:rPr>
              <w:ins w:id="429" w:author="Alikhan Serik" w:date="2026-07-02T15:38:00Z" w16du:dateUtc="2026-07-02T10:38:00Z"/>
            </w:rPr>
          </w:rPrChange>
        </w:rPr>
      </w:pPr>
      <w:ins w:id="430" w:author="Alikhan Serik" w:date="2026-07-02T15:38:00Z" w16du:dateUtc="2026-07-02T10:38:00Z">
        <w:r w:rsidRPr="000C3971">
          <w:rPr>
            <w:b/>
            <w:bCs/>
            <w:rPrChange w:id="431" w:author="Alikhan Serik" w:date="2026-07-02T15:38:00Z" w16du:dateUtc="2026-07-02T10:38:00Z">
              <w:rPr/>
            </w:rPrChange>
          </w:rPr>
          <w:t xml:space="preserve">Table Name: </w:t>
        </w:r>
        <w:proofErr w:type="spellStart"/>
        <w:r w:rsidRPr="000C3971">
          <w:rPr>
            <w:b/>
            <w:bCs/>
            <w:rPrChange w:id="432" w:author="Alikhan Serik" w:date="2026-07-02T15:38:00Z" w16du:dateUtc="2026-07-02T10:38:00Z">
              <w:rPr/>
            </w:rPrChange>
          </w:rPr>
          <w:t>auction_employees</w:t>
        </w:r>
        <w:proofErr w:type="spellEnd"/>
      </w:ins>
    </w:p>
    <w:p w14:paraId="217FAD8E" w14:textId="12B384E2" w:rsidR="000C3971" w:rsidRDefault="000C3971" w:rsidP="006F645E">
      <w:pPr>
        <w:pStyle w:val="BodyText"/>
        <w:rPr>
          <w:ins w:id="433" w:author="Alikhan Serik" w:date="2026-07-02T15:38:00Z" w16du:dateUtc="2026-07-02T10:38:00Z"/>
        </w:rPr>
      </w:pPr>
      <w:ins w:id="434" w:author="Alikhan Serik" w:date="2026-07-02T15:38:00Z" w16du:dateUtc="2026-07-02T10:38:00Z">
        <w:r w:rsidRPr="000C3971">
          <w:t>Description: A bridge table for the M:N relationship between auctions and employees (which employees work at which auctions).</w:t>
        </w:r>
      </w:ins>
    </w:p>
    <w:p w14:paraId="2657ACA6" w14:textId="77777777" w:rsidR="000C3971" w:rsidRDefault="000C3971" w:rsidP="006F645E">
      <w:pPr>
        <w:pStyle w:val="BodyText"/>
        <w:rPr>
          <w:ins w:id="435" w:author="Alikhan Serik" w:date="2026-07-02T15:38:00Z" w16du:dateUtc="2026-07-02T10:38: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0C3971" w14:paraId="6E02AB73" w14:textId="77777777" w:rsidTr="00B81B4B">
        <w:trPr>
          <w:trHeight w:val="317"/>
          <w:ins w:id="436" w:author="Alikhan Serik" w:date="2026-07-02T15:38:00Z"/>
        </w:trPr>
        <w:tc>
          <w:tcPr>
            <w:tcW w:w="3209" w:type="dxa"/>
            <w:shd w:val="clear" w:color="auto" w:fill="76CDD8"/>
          </w:tcPr>
          <w:p w14:paraId="64E6FF99" w14:textId="77777777" w:rsidR="000C3971" w:rsidRPr="00BE17E0" w:rsidRDefault="000C3971" w:rsidP="00B81B4B">
            <w:pPr>
              <w:pStyle w:val="BodyText"/>
              <w:widowControl w:val="0"/>
              <w:spacing w:line="360" w:lineRule="auto"/>
              <w:jc w:val="center"/>
              <w:rPr>
                <w:ins w:id="437" w:author="Alikhan Serik" w:date="2026-07-02T15:38:00Z" w16du:dateUtc="2026-07-02T10:38:00Z"/>
                <w:color w:val="FFFFFF" w:themeColor="background1"/>
                <w:sz w:val="18"/>
                <w:szCs w:val="18"/>
              </w:rPr>
            </w:pPr>
            <w:ins w:id="438" w:author="Alikhan Serik" w:date="2026-07-02T15:38:00Z" w16du:dateUtc="2026-07-02T10:38:00Z">
              <w:r w:rsidRPr="00BE17E0">
                <w:rPr>
                  <w:color w:val="FFFFFF" w:themeColor="background1"/>
                  <w:sz w:val="18"/>
                  <w:szCs w:val="18"/>
                </w:rPr>
                <w:t xml:space="preserve">Field name </w:t>
              </w:r>
            </w:ins>
          </w:p>
        </w:tc>
        <w:tc>
          <w:tcPr>
            <w:tcW w:w="3209" w:type="dxa"/>
            <w:shd w:val="clear" w:color="auto" w:fill="76CDD8"/>
          </w:tcPr>
          <w:p w14:paraId="0CE86A93" w14:textId="77777777" w:rsidR="000C3971" w:rsidRPr="00BE17E0" w:rsidRDefault="000C3971" w:rsidP="00B81B4B">
            <w:pPr>
              <w:pStyle w:val="BodyText"/>
              <w:widowControl w:val="0"/>
              <w:spacing w:line="360" w:lineRule="auto"/>
              <w:jc w:val="center"/>
              <w:rPr>
                <w:ins w:id="439" w:author="Alikhan Serik" w:date="2026-07-02T15:38:00Z" w16du:dateUtc="2026-07-02T10:38:00Z"/>
                <w:color w:val="FFFFFF" w:themeColor="background1"/>
                <w:sz w:val="18"/>
                <w:szCs w:val="18"/>
              </w:rPr>
            </w:pPr>
            <w:ins w:id="440" w:author="Alikhan Serik" w:date="2026-07-02T15:38:00Z" w16du:dateUtc="2026-07-02T10:38:00Z">
              <w:r w:rsidRPr="00BE17E0">
                <w:rPr>
                  <w:color w:val="FFFFFF" w:themeColor="background1"/>
                  <w:sz w:val="18"/>
                  <w:szCs w:val="18"/>
                </w:rPr>
                <w:t xml:space="preserve">Field Description </w:t>
              </w:r>
            </w:ins>
          </w:p>
        </w:tc>
        <w:tc>
          <w:tcPr>
            <w:tcW w:w="3209" w:type="dxa"/>
            <w:shd w:val="clear" w:color="auto" w:fill="76CDD8"/>
          </w:tcPr>
          <w:p w14:paraId="4B4D42A6" w14:textId="77777777" w:rsidR="000C3971" w:rsidRPr="00BE17E0" w:rsidRDefault="000C3971" w:rsidP="00B81B4B">
            <w:pPr>
              <w:pStyle w:val="BodyText"/>
              <w:widowControl w:val="0"/>
              <w:spacing w:line="360" w:lineRule="auto"/>
              <w:jc w:val="center"/>
              <w:rPr>
                <w:ins w:id="441" w:author="Alikhan Serik" w:date="2026-07-02T15:38:00Z" w16du:dateUtc="2026-07-02T10:38:00Z"/>
                <w:color w:val="FFFFFF" w:themeColor="background1"/>
                <w:sz w:val="18"/>
                <w:szCs w:val="18"/>
              </w:rPr>
            </w:pPr>
            <w:ins w:id="442" w:author="Alikhan Serik" w:date="2026-07-02T15:38:00Z" w16du:dateUtc="2026-07-02T10:38:00Z">
              <w:r w:rsidRPr="00BE17E0">
                <w:rPr>
                  <w:color w:val="FFFFFF" w:themeColor="background1"/>
                  <w:sz w:val="18"/>
                  <w:szCs w:val="18"/>
                </w:rPr>
                <w:t xml:space="preserve">Data Type </w:t>
              </w:r>
            </w:ins>
          </w:p>
        </w:tc>
      </w:tr>
      <w:tr w:rsidR="000C3971" w14:paraId="71D260C0" w14:textId="77777777" w:rsidTr="00B81B4B">
        <w:trPr>
          <w:trHeight w:val="468"/>
          <w:ins w:id="443" w:author="Alikhan Serik" w:date="2026-07-02T15:38:00Z"/>
        </w:trPr>
        <w:tc>
          <w:tcPr>
            <w:tcW w:w="3209" w:type="dxa"/>
          </w:tcPr>
          <w:p w14:paraId="7778501D" w14:textId="0AF9B01D" w:rsidR="000C3971" w:rsidRPr="00B81B4B" w:rsidRDefault="000C3971" w:rsidP="000C3971">
            <w:pPr>
              <w:pStyle w:val="BodyText"/>
              <w:rPr>
                <w:ins w:id="444" w:author="Alikhan Serik" w:date="2026-07-02T15:38:00Z" w16du:dateUtc="2026-07-02T10:38:00Z"/>
                <w:color w:val="404040" w:themeColor="text1" w:themeTint="BF"/>
              </w:rPr>
            </w:pPr>
            <w:proofErr w:type="spellStart"/>
            <w:ins w:id="445" w:author="Alikhan Serik" w:date="2026-07-02T15:39:00Z" w16du:dateUtc="2026-07-02T10:39:00Z">
              <w:r>
                <w:t>auction_id</w:t>
              </w:r>
            </w:ins>
            <w:proofErr w:type="spellEnd"/>
          </w:p>
        </w:tc>
        <w:tc>
          <w:tcPr>
            <w:tcW w:w="3209" w:type="dxa"/>
          </w:tcPr>
          <w:p w14:paraId="5DA653C2" w14:textId="27E5FF4F" w:rsidR="000C3971" w:rsidRPr="00B81B4B" w:rsidRDefault="000C3971" w:rsidP="000C3971">
            <w:pPr>
              <w:pStyle w:val="BodyText"/>
              <w:rPr>
                <w:ins w:id="446" w:author="Alikhan Serik" w:date="2026-07-02T15:38:00Z" w16du:dateUtc="2026-07-02T10:38:00Z"/>
                <w:color w:val="404040" w:themeColor="text1" w:themeTint="BF"/>
              </w:rPr>
            </w:pPr>
            <w:ins w:id="447" w:author="Alikhan Serik" w:date="2026-07-02T15:39:00Z" w16du:dateUtc="2026-07-02T10:39:00Z">
              <w:r>
                <w:t>INTEGER, PK, FK</w:t>
              </w:r>
            </w:ins>
          </w:p>
        </w:tc>
        <w:tc>
          <w:tcPr>
            <w:tcW w:w="3209" w:type="dxa"/>
          </w:tcPr>
          <w:p w14:paraId="50E8109E" w14:textId="42CD459C" w:rsidR="000C3971" w:rsidRPr="00B81B4B" w:rsidRDefault="000C3971" w:rsidP="000C3971">
            <w:pPr>
              <w:pStyle w:val="BodyText"/>
              <w:rPr>
                <w:ins w:id="448" w:author="Alikhan Serik" w:date="2026-07-02T15:38:00Z" w16du:dateUtc="2026-07-02T10:38:00Z"/>
                <w:color w:val="404040" w:themeColor="text1" w:themeTint="BF"/>
              </w:rPr>
            </w:pPr>
            <w:ins w:id="449" w:author="Alikhan Serik" w:date="2026-07-02T15:40:00Z" w16du:dateUtc="2026-07-02T10:40:00Z">
              <w:r w:rsidRPr="0037534F">
                <w:t>Link to auctions.id</w:t>
              </w:r>
            </w:ins>
          </w:p>
        </w:tc>
      </w:tr>
      <w:tr w:rsidR="000C3971" w14:paraId="3C53496B" w14:textId="77777777" w:rsidTr="00B81B4B">
        <w:trPr>
          <w:trHeight w:val="468"/>
          <w:ins w:id="450" w:author="Alikhan Serik" w:date="2026-07-02T15:39:00Z"/>
        </w:trPr>
        <w:tc>
          <w:tcPr>
            <w:tcW w:w="3209" w:type="dxa"/>
          </w:tcPr>
          <w:p w14:paraId="30F5F7AB" w14:textId="62344F22" w:rsidR="000C3971" w:rsidRDefault="000C3971" w:rsidP="000C3971">
            <w:pPr>
              <w:pStyle w:val="BodyText"/>
              <w:rPr>
                <w:ins w:id="451" w:author="Alikhan Serik" w:date="2026-07-02T15:39:00Z" w16du:dateUtc="2026-07-02T10:39:00Z"/>
              </w:rPr>
            </w:pPr>
            <w:proofErr w:type="spellStart"/>
            <w:ins w:id="452" w:author="Alikhan Serik" w:date="2026-07-02T15:39:00Z" w16du:dateUtc="2026-07-02T10:39:00Z">
              <w:r>
                <w:t>employee_id</w:t>
              </w:r>
              <w:proofErr w:type="spellEnd"/>
            </w:ins>
          </w:p>
        </w:tc>
        <w:tc>
          <w:tcPr>
            <w:tcW w:w="3209" w:type="dxa"/>
          </w:tcPr>
          <w:p w14:paraId="672B1B55" w14:textId="0BCCAD36" w:rsidR="000C3971" w:rsidRDefault="000C3971" w:rsidP="000C3971">
            <w:pPr>
              <w:pStyle w:val="BodyText"/>
              <w:rPr>
                <w:ins w:id="453" w:author="Alikhan Serik" w:date="2026-07-02T15:39:00Z" w16du:dateUtc="2026-07-02T10:39:00Z"/>
              </w:rPr>
            </w:pPr>
            <w:ins w:id="454" w:author="Alikhan Serik" w:date="2026-07-02T15:39:00Z" w16du:dateUtc="2026-07-02T10:39:00Z">
              <w:r>
                <w:t>INTEGER, PK, FK</w:t>
              </w:r>
            </w:ins>
          </w:p>
        </w:tc>
        <w:tc>
          <w:tcPr>
            <w:tcW w:w="3209" w:type="dxa"/>
          </w:tcPr>
          <w:p w14:paraId="7BC47F44" w14:textId="6AC98065" w:rsidR="000C3971" w:rsidRDefault="000C3971" w:rsidP="000C3971">
            <w:pPr>
              <w:pStyle w:val="BodyText"/>
              <w:rPr>
                <w:ins w:id="455" w:author="Alikhan Serik" w:date="2026-07-02T15:39:00Z" w16du:dateUtc="2026-07-02T10:39:00Z"/>
              </w:rPr>
            </w:pPr>
            <w:ins w:id="456" w:author="Alikhan Serik" w:date="2026-07-02T15:40:00Z" w16du:dateUtc="2026-07-02T10:40:00Z">
              <w:r w:rsidRPr="0037534F">
                <w:t>Link to employees.</w:t>
              </w:r>
              <w:r>
                <w:t>id</w:t>
              </w:r>
            </w:ins>
          </w:p>
        </w:tc>
      </w:tr>
    </w:tbl>
    <w:p w14:paraId="5B2BDB14" w14:textId="77777777" w:rsidR="000C3971" w:rsidRDefault="000C3971" w:rsidP="006F645E">
      <w:pPr>
        <w:pStyle w:val="BodyText"/>
        <w:rPr>
          <w:ins w:id="457" w:author="Alikhan Serik" w:date="2026-07-02T15:41:00Z" w16du:dateUtc="2026-07-02T10:41:00Z"/>
        </w:rPr>
      </w:pPr>
    </w:p>
    <w:p w14:paraId="42898217" w14:textId="5DFC11A0" w:rsidR="000C3971" w:rsidRPr="000C3971" w:rsidRDefault="000C3971" w:rsidP="006F645E">
      <w:pPr>
        <w:pStyle w:val="BodyText"/>
        <w:rPr>
          <w:ins w:id="458" w:author="Alikhan Serik" w:date="2026-07-02T15:38:00Z" w16du:dateUtc="2026-07-02T10:38:00Z"/>
          <w:b/>
          <w:bCs/>
          <w:rPrChange w:id="459" w:author="Alikhan Serik" w:date="2026-07-02T15:41:00Z" w16du:dateUtc="2026-07-02T10:41:00Z">
            <w:rPr>
              <w:ins w:id="460" w:author="Alikhan Serik" w:date="2026-07-02T15:38:00Z" w16du:dateUtc="2026-07-02T10:38:00Z"/>
            </w:rPr>
          </w:rPrChange>
        </w:rPr>
      </w:pPr>
      <w:ins w:id="461" w:author="Alikhan Serik" w:date="2026-07-02T15:41:00Z" w16du:dateUtc="2026-07-02T10:41:00Z">
        <w:r w:rsidRPr="000C3971">
          <w:rPr>
            <w:b/>
            <w:bCs/>
            <w:rPrChange w:id="462" w:author="Alikhan Serik" w:date="2026-07-02T15:41:00Z" w16du:dateUtc="2026-07-02T10:41:00Z">
              <w:rPr/>
            </w:rPrChange>
          </w:rPr>
          <w:t>Table Name: categories</w:t>
        </w:r>
      </w:ins>
    </w:p>
    <w:p w14:paraId="49930DB0" w14:textId="2D4DD982" w:rsidR="000C3971" w:rsidRDefault="000C3971" w:rsidP="006F645E">
      <w:pPr>
        <w:pStyle w:val="BodyText"/>
        <w:rPr>
          <w:ins w:id="463" w:author="Alikhan Serik" w:date="2026-07-02T15:41:00Z" w16du:dateUtc="2026-07-02T10:41:00Z"/>
        </w:rPr>
      </w:pPr>
      <w:ins w:id="464" w:author="Alikhan Serik" w:date="2026-07-02T15:41:00Z" w16du:dateUtc="2026-07-02T10:41:00Z">
        <w:r w:rsidRPr="000C3971">
          <w:t>Description: A Reference Guide to Categories of Art and Antiques.</w:t>
        </w:r>
      </w:ins>
    </w:p>
    <w:p w14:paraId="367495D7" w14:textId="77777777" w:rsidR="000C3971" w:rsidRDefault="000C3971" w:rsidP="006F645E">
      <w:pPr>
        <w:pStyle w:val="BodyText"/>
        <w:rPr>
          <w:ins w:id="465" w:author="Alikhan Serik" w:date="2026-07-02T15:41:00Z" w16du:dateUtc="2026-07-02T10:41: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0C3971" w14:paraId="2C7FEB8C" w14:textId="77777777" w:rsidTr="00B81B4B">
        <w:trPr>
          <w:trHeight w:val="317"/>
          <w:ins w:id="466" w:author="Alikhan Serik" w:date="2026-07-02T15:41:00Z"/>
        </w:trPr>
        <w:tc>
          <w:tcPr>
            <w:tcW w:w="3209" w:type="dxa"/>
            <w:shd w:val="clear" w:color="auto" w:fill="76CDD8"/>
          </w:tcPr>
          <w:p w14:paraId="368DFDC1" w14:textId="77777777" w:rsidR="000C3971" w:rsidRPr="00BE17E0" w:rsidRDefault="000C3971" w:rsidP="00B81B4B">
            <w:pPr>
              <w:pStyle w:val="BodyText"/>
              <w:widowControl w:val="0"/>
              <w:spacing w:line="360" w:lineRule="auto"/>
              <w:jc w:val="center"/>
              <w:rPr>
                <w:ins w:id="467" w:author="Alikhan Serik" w:date="2026-07-02T15:41:00Z" w16du:dateUtc="2026-07-02T10:41:00Z"/>
                <w:color w:val="FFFFFF" w:themeColor="background1"/>
                <w:sz w:val="18"/>
                <w:szCs w:val="18"/>
              </w:rPr>
            </w:pPr>
            <w:ins w:id="468" w:author="Alikhan Serik" w:date="2026-07-02T15:41:00Z" w16du:dateUtc="2026-07-02T10:41:00Z">
              <w:r w:rsidRPr="00BE17E0">
                <w:rPr>
                  <w:color w:val="FFFFFF" w:themeColor="background1"/>
                  <w:sz w:val="18"/>
                  <w:szCs w:val="18"/>
                </w:rPr>
                <w:t xml:space="preserve">Field name </w:t>
              </w:r>
            </w:ins>
          </w:p>
        </w:tc>
        <w:tc>
          <w:tcPr>
            <w:tcW w:w="3209" w:type="dxa"/>
            <w:shd w:val="clear" w:color="auto" w:fill="76CDD8"/>
          </w:tcPr>
          <w:p w14:paraId="004CAE35" w14:textId="77777777" w:rsidR="000C3971" w:rsidRPr="00BE17E0" w:rsidRDefault="000C3971" w:rsidP="00B81B4B">
            <w:pPr>
              <w:pStyle w:val="BodyText"/>
              <w:widowControl w:val="0"/>
              <w:spacing w:line="360" w:lineRule="auto"/>
              <w:jc w:val="center"/>
              <w:rPr>
                <w:ins w:id="469" w:author="Alikhan Serik" w:date="2026-07-02T15:41:00Z" w16du:dateUtc="2026-07-02T10:41:00Z"/>
                <w:color w:val="FFFFFF" w:themeColor="background1"/>
                <w:sz w:val="18"/>
                <w:szCs w:val="18"/>
              </w:rPr>
            </w:pPr>
            <w:ins w:id="470" w:author="Alikhan Serik" w:date="2026-07-02T15:41:00Z" w16du:dateUtc="2026-07-02T10:41:00Z">
              <w:r w:rsidRPr="00BE17E0">
                <w:rPr>
                  <w:color w:val="FFFFFF" w:themeColor="background1"/>
                  <w:sz w:val="18"/>
                  <w:szCs w:val="18"/>
                </w:rPr>
                <w:t xml:space="preserve">Field Description </w:t>
              </w:r>
            </w:ins>
          </w:p>
        </w:tc>
        <w:tc>
          <w:tcPr>
            <w:tcW w:w="3209" w:type="dxa"/>
            <w:shd w:val="clear" w:color="auto" w:fill="76CDD8"/>
          </w:tcPr>
          <w:p w14:paraId="18C3D99C" w14:textId="77777777" w:rsidR="000C3971" w:rsidRPr="00BE17E0" w:rsidRDefault="000C3971" w:rsidP="00B81B4B">
            <w:pPr>
              <w:pStyle w:val="BodyText"/>
              <w:widowControl w:val="0"/>
              <w:spacing w:line="360" w:lineRule="auto"/>
              <w:jc w:val="center"/>
              <w:rPr>
                <w:ins w:id="471" w:author="Alikhan Serik" w:date="2026-07-02T15:41:00Z" w16du:dateUtc="2026-07-02T10:41:00Z"/>
                <w:color w:val="FFFFFF" w:themeColor="background1"/>
                <w:sz w:val="18"/>
                <w:szCs w:val="18"/>
              </w:rPr>
            </w:pPr>
            <w:ins w:id="472" w:author="Alikhan Serik" w:date="2026-07-02T15:41:00Z" w16du:dateUtc="2026-07-02T10:41:00Z">
              <w:r w:rsidRPr="00BE17E0">
                <w:rPr>
                  <w:color w:val="FFFFFF" w:themeColor="background1"/>
                  <w:sz w:val="18"/>
                  <w:szCs w:val="18"/>
                </w:rPr>
                <w:t xml:space="preserve">Data Type </w:t>
              </w:r>
            </w:ins>
          </w:p>
        </w:tc>
      </w:tr>
      <w:tr w:rsidR="000C3971" w14:paraId="7B6589E1" w14:textId="77777777" w:rsidTr="00B81B4B">
        <w:trPr>
          <w:trHeight w:val="468"/>
          <w:ins w:id="473" w:author="Alikhan Serik" w:date="2026-07-02T15:41:00Z"/>
        </w:trPr>
        <w:tc>
          <w:tcPr>
            <w:tcW w:w="3209" w:type="dxa"/>
          </w:tcPr>
          <w:p w14:paraId="427C32B5" w14:textId="117D2711" w:rsidR="000C3971" w:rsidRPr="00B81B4B" w:rsidRDefault="000C3971" w:rsidP="000C3971">
            <w:pPr>
              <w:pStyle w:val="BodyText"/>
              <w:rPr>
                <w:ins w:id="474" w:author="Alikhan Serik" w:date="2026-07-02T15:41:00Z" w16du:dateUtc="2026-07-02T10:41:00Z"/>
                <w:color w:val="404040" w:themeColor="text1" w:themeTint="BF"/>
              </w:rPr>
            </w:pPr>
            <w:ins w:id="475" w:author="Alikhan Serik" w:date="2026-07-02T15:41:00Z" w16du:dateUtc="2026-07-02T10:41:00Z">
              <w:r>
                <w:t>id</w:t>
              </w:r>
            </w:ins>
          </w:p>
        </w:tc>
        <w:tc>
          <w:tcPr>
            <w:tcW w:w="3209" w:type="dxa"/>
          </w:tcPr>
          <w:p w14:paraId="31B2156F" w14:textId="09507140" w:rsidR="000C3971" w:rsidRPr="00B81B4B" w:rsidRDefault="000C3971" w:rsidP="000C3971">
            <w:pPr>
              <w:pStyle w:val="BodyText"/>
              <w:rPr>
                <w:ins w:id="476" w:author="Alikhan Serik" w:date="2026-07-02T15:41:00Z" w16du:dateUtc="2026-07-02T10:41:00Z"/>
                <w:color w:val="404040" w:themeColor="text1" w:themeTint="BF"/>
              </w:rPr>
            </w:pPr>
            <w:ins w:id="477" w:author="Alikhan Serik" w:date="2026-07-02T15:41:00Z" w16du:dateUtc="2026-07-02T10:41:00Z">
              <w:r>
                <w:t>SERIAL, PK</w:t>
              </w:r>
            </w:ins>
          </w:p>
        </w:tc>
        <w:tc>
          <w:tcPr>
            <w:tcW w:w="3209" w:type="dxa"/>
          </w:tcPr>
          <w:p w14:paraId="17ED0856" w14:textId="395A8DD6" w:rsidR="000C3971" w:rsidRPr="00B81B4B" w:rsidRDefault="000C3971" w:rsidP="000C3971">
            <w:pPr>
              <w:pStyle w:val="BodyText"/>
              <w:rPr>
                <w:ins w:id="478" w:author="Alikhan Serik" w:date="2026-07-02T15:41:00Z" w16du:dateUtc="2026-07-02T10:41:00Z"/>
                <w:color w:val="404040" w:themeColor="text1" w:themeTint="BF"/>
              </w:rPr>
            </w:pPr>
            <w:ins w:id="479" w:author="Alikhan Serik" w:date="2026-07-02T15:42:00Z" w16du:dateUtc="2026-07-02T10:42:00Z">
              <w:r w:rsidRPr="00031975">
                <w:t>Unique category ID</w:t>
              </w:r>
            </w:ins>
          </w:p>
        </w:tc>
      </w:tr>
      <w:tr w:rsidR="000C3971" w:rsidRPr="000C3971" w14:paraId="18FF0092" w14:textId="77777777" w:rsidTr="00B81B4B">
        <w:trPr>
          <w:trHeight w:val="468"/>
          <w:ins w:id="480" w:author="Alikhan Serik" w:date="2026-07-02T15:41:00Z"/>
        </w:trPr>
        <w:tc>
          <w:tcPr>
            <w:tcW w:w="3209" w:type="dxa"/>
          </w:tcPr>
          <w:p w14:paraId="4110BF45" w14:textId="09C59A37" w:rsidR="000C3971" w:rsidRDefault="000C3971" w:rsidP="000C3971">
            <w:pPr>
              <w:pStyle w:val="BodyText"/>
              <w:rPr>
                <w:ins w:id="481" w:author="Alikhan Serik" w:date="2026-07-02T15:41:00Z" w16du:dateUtc="2026-07-02T10:41:00Z"/>
              </w:rPr>
            </w:pPr>
            <w:ins w:id="482" w:author="Alikhan Serik" w:date="2026-07-02T15:41:00Z" w16du:dateUtc="2026-07-02T10:41:00Z">
              <w:r>
                <w:t>name</w:t>
              </w:r>
            </w:ins>
          </w:p>
        </w:tc>
        <w:tc>
          <w:tcPr>
            <w:tcW w:w="3209" w:type="dxa"/>
          </w:tcPr>
          <w:p w14:paraId="3A86805A" w14:textId="7CB9D3CB" w:rsidR="000C3971" w:rsidRDefault="000C3971" w:rsidP="000C3971">
            <w:pPr>
              <w:pStyle w:val="BodyText"/>
              <w:rPr>
                <w:ins w:id="483" w:author="Alikhan Serik" w:date="2026-07-02T15:41:00Z" w16du:dateUtc="2026-07-02T10:41:00Z"/>
              </w:rPr>
            </w:pPr>
            <w:ins w:id="484" w:author="Alikhan Serik" w:date="2026-07-02T15:41:00Z" w16du:dateUtc="2026-07-02T10:41:00Z">
              <w:r>
                <w:t>VARCHAR(100)</w:t>
              </w:r>
            </w:ins>
          </w:p>
        </w:tc>
        <w:tc>
          <w:tcPr>
            <w:tcW w:w="3209" w:type="dxa"/>
          </w:tcPr>
          <w:p w14:paraId="54F6BEB5" w14:textId="2CBEA633" w:rsidR="000C3971" w:rsidRPr="000C3971" w:rsidRDefault="000C3971" w:rsidP="000C3971">
            <w:pPr>
              <w:pStyle w:val="BodyText"/>
              <w:rPr>
                <w:ins w:id="485" w:author="Alikhan Serik" w:date="2026-07-02T15:41:00Z" w16du:dateUtc="2026-07-02T10:41:00Z"/>
              </w:rPr>
            </w:pPr>
            <w:ins w:id="486" w:author="Alikhan Serik" w:date="2026-07-02T15:42:00Z" w16du:dateUtc="2026-07-02T10:42:00Z">
              <w:r w:rsidRPr="00031975">
                <w:t>Category name (UNIQUE, NOT NULL)</w:t>
              </w:r>
            </w:ins>
          </w:p>
        </w:tc>
      </w:tr>
      <w:tr w:rsidR="000C3971" w14:paraId="5BD1A78F" w14:textId="77777777" w:rsidTr="00B81B4B">
        <w:trPr>
          <w:trHeight w:val="468"/>
          <w:ins w:id="487" w:author="Alikhan Serik" w:date="2026-07-02T15:41:00Z"/>
        </w:trPr>
        <w:tc>
          <w:tcPr>
            <w:tcW w:w="3209" w:type="dxa"/>
          </w:tcPr>
          <w:p w14:paraId="7D1C6ED6" w14:textId="15160779" w:rsidR="000C3971" w:rsidRDefault="000C3971" w:rsidP="000C3971">
            <w:pPr>
              <w:pStyle w:val="BodyText"/>
              <w:rPr>
                <w:ins w:id="488" w:author="Alikhan Serik" w:date="2026-07-02T15:41:00Z" w16du:dateUtc="2026-07-02T10:41:00Z"/>
              </w:rPr>
            </w:pPr>
            <w:ins w:id="489" w:author="Alikhan Serik" w:date="2026-07-02T15:41:00Z" w16du:dateUtc="2026-07-02T10:41:00Z">
              <w:r>
                <w:t>description</w:t>
              </w:r>
            </w:ins>
          </w:p>
        </w:tc>
        <w:tc>
          <w:tcPr>
            <w:tcW w:w="3209" w:type="dxa"/>
          </w:tcPr>
          <w:p w14:paraId="46D4FFDA" w14:textId="09295D5D" w:rsidR="000C3971" w:rsidRDefault="000C3971" w:rsidP="000C3971">
            <w:pPr>
              <w:pStyle w:val="BodyText"/>
              <w:rPr>
                <w:ins w:id="490" w:author="Alikhan Serik" w:date="2026-07-02T15:41:00Z" w16du:dateUtc="2026-07-02T10:41:00Z"/>
              </w:rPr>
            </w:pPr>
            <w:ins w:id="491" w:author="Alikhan Serik" w:date="2026-07-02T15:41:00Z" w16du:dateUtc="2026-07-02T10:41:00Z">
              <w:r>
                <w:t>TEXT</w:t>
              </w:r>
            </w:ins>
          </w:p>
        </w:tc>
        <w:tc>
          <w:tcPr>
            <w:tcW w:w="3209" w:type="dxa"/>
          </w:tcPr>
          <w:p w14:paraId="74682EA0" w14:textId="34F86C6E" w:rsidR="000C3971" w:rsidRPr="00FE2483" w:rsidRDefault="000C3971" w:rsidP="000C3971">
            <w:pPr>
              <w:pStyle w:val="BodyText"/>
              <w:rPr>
                <w:ins w:id="492" w:author="Alikhan Serik" w:date="2026-07-02T15:41:00Z" w16du:dateUtc="2026-07-02T10:41:00Z"/>
                <w:lang w:val="ru-RU"/>
              </w:rPr>
            </w:pPr>
            <w:ins w:id="493" w:author="Alikhan Serik" w:date="2026-07-02T15:42:00Z" w16du:dateUtc="2026-07-02T10:42:00Z">
              <w:r w:rsidRPr="00031975">
                <w:t>Category description</w:t>
              </w:r>
            </w:ins>
          </w:p>
        </w:tc>
      </w:tr>
    </w:tbl>
    <w:p w14:paraId="1B2CCE4F" w14:textId="77777777" w:rsidR="000C3971" w:rsidRDefault="000C3971" w:rsidP="006F645E">
      <w:pPr>
        <w:pStyle w:val="BodyText"/>
        <w:rPr>
          <w:ins w:id="494" w:author="Alikhan Serik" w:date="2026-07-02T15:42:00Z" w16du:dateUtc="2026-07-02T10:42:00Z"/>
        </w:rPr>
      </w:pPr>
    </w:p>
    <w:p w14:paraId="0C4BA276" w14:textId="08731F32" w:rsidR="000C3971" w:rsidRPr="000C3971" w:rsidRDefault="000C3971" w:rsidP="006F645E">
      <w:pPr>
        <w:pStyle w:val="BodyText"/>
        <w:rPr>
          <w:ins w:id="495" w:author="Alikhan Serik" w:date="2026-07-02T15:42:00Z" w16du:dateUtc="2026-07-02T10:42:00Z"/>
          <w:b/>
          <w:bCs/>
          <w:rPrChange w:id="496" w:author="Alikhan Serik" w:date="2026-07-02T15:42:00Z" w16du:dateUtc="2026-07-02T10:42:00Z">
            <w:rPr>
              <w:ins w:id="497" w:author="Alikhan Serik" w:date="2026-07-02T15:42:00Z" w16du:dateUtc="2026-07-02T10:42:00Z"/>
            </w:rPr>
          </w:rPrChange>
        </w:rPr>
      </w:pPr>
      <w:ins w:id="498" w:author="Alikhan Serik" w:date="2026-07-02T15:42:00Z" w16du:dateUtc="2026-07-02T10:42:00Z">
        <w:r w:rsidRPr="000C3971">
          <w:rPr>
            <w:b/>
            <w:bCs/>
            <w:rPrChange w:id="499" w:author="Alikhan Serik" w:date="2026-07-02T15:42:00Z" w16du:dateUtc="2026-07-02T10:42:00Z">
              <w:rPr/>
            </w:rPrChange>
          </w:rPr>
          <w:t>Table Name: items</w:t>
        </w:r>
      </w:ins>
    </w:p>
    <w:p w14:paraId="480597B1" w14:textId="3507E13E" w:rsidR="000C3971" w:rsidRDefault="000C3971" w:rsidP="006F645E">
      <w:pPr>
        <w:pStyle w:val="BodyText"/>
        <w:rPr>
          <w:ins w:id="500" w:author="Alikhan Serik" w:date="2026-07-02T15:43:00Z" w16du:dateUtc="2026-07-02T10:43:00Z"/>
        </w:rPr>
      </w:pPr>
      <w:ins w:id="501" w:author="Alikhan Serik" w:date="2026-07-02T15:43:00Z" w16du:dateUtc="2026-07-02T10:43:00Z">
        <w:r w:rsidRPr="000C3971">
          <w:t>Description: Items consigned for sale by their owners. These items exist independently of any specific auction until they are sold.</w:t>
        </w:r>
      </w:ins>
    </w:p>
    <w:p w14:paraId="3F448890" w14:textId="77777777" w:rsidR="000C3971" w:rsidRDefault="000C3971" w:rsidP="006F645E">
      <w:pPr>
        <w:pStyle w:val="BodyText"/>
        <w:rPr>
          <w:ins w:id="502" w:author="Alikhan Serik" w:date="2026-07-02T15:43:00Z" w16du:dateUtc="2026-07-02T10:43: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0C3971" w14:paraId="23F8577B" w14:textId="77777777" w:rsidTr="00B81B4B">
        <w:trPr>
          <w:trHeight w:val="317"/>
          <w:ins w:id="503" w:author="Alikhan Serik" w:date="2026-07-02T15:43:00Z"/>
        </w:trPr>
        <w:tc>
          <w:tcPr>
            <w:tcW w:w="3209" w:type="dxa"/>
            <w:shd w:val="clear" w:color="auto" w:fill="76CDD8"/>
          </w:tcPr>
          <w:p w14:paraId="3AB8AEE4" w14:textId="77777777" w:rsidR="000C3971" w:rsidRPr="00BE17E0" w:rsidRDefault="000C3971" w:rsidP="00B81B4B">
            <w:pPr>
              <w:pStyle w:val="BodyText"/>
              <w:widowControl w:val="0"/>
              <w:spacing w:line="360" w:lineRule="auto"/>
              <w:jc w:val="center"/>
              <w:rPr>
                <w:ins w:id="504" w:author="Alikhan Serik" w:date="2026-07-02T15:43:00Z" w16du:dateUtc="2026-07-02T10:43:00Z"/>
                <w:color w:val="FFFFFF" w:themeColor="background1"/>
                <w:sz w:val="18"/>
                <w:szCs w:val="18"/>
              </w:rPr>
            </w:pPr>
            <w:ins w:id="505" w:author="Alikhan Serik" w:date="2026-07-02T15:43:00Z" w16du:dateUtc="2026-07-02T10:43:00Z">
              <w:r w:rsidRPr="00BE17E0">
                <w:rPr>
                  <w:color w:val="FFFFFF" w:themeColor="background1"/>
                  <w:sz w:val="18"/>
                  <w:szCs w:val="18"/>
                </w:rPr>
                <w:t xml:space="preserve">Field name </w:t>
              </w:r>
            </w:ins>
          </w:p>
        </w:tc>
        <w:tc>
          <w:tcPr>
            <w:tcW w:w="3209" w:type="dxa"/>
            <w:shd w:val="clear" w:color="auto" w:fill="76CDD8"/>
          </w:tcPr>
          <w:p w14:paraId="5A1A3B1E" w14:textId="77777777" w:rsidR="000C3971" w:rsidRPr="00BE17E0" w:rsidRDefault="000C3971" w:rsidP="00B81B4B">
            <w:pPr>
              <w:pStyle w:val="BodyText"/>
              <w:widowControl w:val="0"/>
              <w:spacing w:line="360" w:lineRule="auto"/>
              <w:jc w:val="center"/>
              <w:rPr>
                <w:ins w:id="506" w:author="Alikhan Serik" w:date="2026-07-02T15:43:00Z" w16du:dateUtc="2026-07-02T10:43:00Z"/>
                <w:color w:val="FFFFFF" w:themeColor="background1"/>
                <w:sz w:val="18"/>
                <w:szCs w:val="18"/>
              </w:rPr>
            </w:pPr>
            <w:ins w:id="507" w:author="Alikhan Serik" w:date="2026-07-02T15:43:00Z" w16du:dateUtc="2026-07-02T10:43:00Z">
              <w:r w:rsidRPr="00BE17E0">
                <w:rPr>
                  <w:color w:val="FFFFFF" w:themeColor="background1"/>
                  <w:sz w:val="18"/>
                  <w:szCs w:val="18"/>
                </w:rPr>
                <w:t xml:space="preserve">Field Description </w:t>
              </w:r>
            </w:ins>
          </w:p>
        </w:tc>
        <w:tc>
          <w:tcPr>
            <w:tcW w:w="3209" w:type="dxa"/>
            <w:shd w:val="clear" w:color="auto" w:fill="76CDD8"/>
          </w:tcPr>
          <w:p w14:paraId="3B5AC305" w14:textId="77777777" w:rsidR="000C3971" w:rsidRPr="00BE17E0" w:rsidRDefault="000C3971" w:rsidP="00B81B4B">
            <w:pPr>
              <w:pStyle w:val="BodyText"/>
              <w:widowControl w:val="0"/>
              <w:spacing w:line="360" w:lineRule="auto"/>
              <w:jc w:val="center"/>
              <w:rPr>
                <w:ins w:id="508" w:author="Alikhan Serik" w:date="2026-07-02T15:43:00Z" w16du:dateUtc="2026-07-02T10:43:00Z"/>
                <w:color w:val="FFFFFF" w:themeColor="background1"/>
                <w:sz w:val="18"/>
                <w:szCs w:val="18"/>
              </w:rPr>
            </w:pPr>
            <w:ins w:id="509" w:author="Alikhan Serik" w:date="2026-07-02T15:43:00Z" w16du:dateUtc="2026-07-02T10:43:00Z">
              <w:r w:rsidRPr="00BE17E0">
                <w:rPr>
                  <w:color w:val="FFFFFF" w:themeColor="background1"/>
                  <w:sz w:val="18"/>
                  <w:szCs w:val="18"/>
                </w:rPr>
                <w:t xml:space="preserve">Data Type </w:t>
              </w:r>
            </w:ins>
          </w:p>
        </w:tc>
      </w:tr>
      <w:tr w:rsidR="000C3971" w14:paraId="696133DF" w14:textId="77777777" w:rsidTr="00B81B4B">
        <w:trPr>
          <w:trHeight w:val="468"/>
          <w:ins w:id="510" w:author="Alikhan Serik" w:date="2026-07-02T15:43:00Z"/>
        </w:trPr>
        <w:tc>
          <w:tcPr>
            <w:tcW w:w="3209" w:type="dxa"/>
          </w:tcPr>
          <w:p w14:paraId="0940DA29" w14:textId="57F6878E" w:rsidR="000C3971" w:rsidRPr="00B81B4B" w:rsidRDefault="000C3971" w:rsidP="000C3971">
            <w:pPr>
              <w:pStyle w:val="BodyText"/>
              <w:rPr>
                <w:ins w:id="511" w:author="Alikhan Serik" w:date="2026-07-02T15:43:00Z" w16du:dateUtc="2026-07-02T10:43:00Z"/>
                <w:color w:val="404040" w:themeColor="text1" w:themeTint="BF"/>
              </w:rPr>
            </w:pPr>
            <w:ins w:id="512" w:author="Alikhan Serik" w:date="2026-07-02T15:43:00Z" w16du:dateUtc="2026-07-02T10:43:00Z">
              <w:r>
                <w:t>id</w:t>
              </w:r>
            </w:ins>
          </w:p>
        </w:tc>
        <w:tc>
          <w:tcPr>
            <w:tcW w:w="3209" w:type="dxa"/>
          </w:tcPr>
          <w:p w14:paraId="17FE0D85" w14:textId="27BB24DC" w:rsidR="000C3971" w:rsidRPr="00B81B4B" w:rsidRDefault="000C3971" w:rsidP="000C3971">
            <w:pPr>
              <w:pStyle w:val="BodyText"/>
              <w:rPr>
                <w:ins w:id="513" w:author="Alikhan Serik" w:date="2026-07-02T15:43:00Z" w16du:dateUtc="2026-07-02T10:43:00Z"/>
                <w:color w:val="404040" w:themeColor="text1" w:themeTint="BF"/>
              </w:rPr>
            </w:pPr>
            <w:ins w:id="514" w:author="Alikhan Serik" w:date="2026-07-02T15:43:00Z" w16du:dateUtc="2026-07-02T10:43:00Z">
              <w:r>
                <w:t>SERIAL, PK</w:t>
              </w:r>
            </w:ins>
          </w:p>
        </w:tc>
        <w:tc>
          <w:tcPr>
            <w:tcW w:w="3209" w:type="dxa"/>
          </w:tcPr>
          <w:p w14:paraId="08596AC1" w14:textId="5181D055" w:rsidR="000C3971" w:rsidRPr="00B81B4B" w:rsidRDefault="000C3971" w:rsidP="000C3971">
            <w:pPr>
              <w:pStyle w:val="BodyText"/>
              <w:rPr>
                <w:ins w:id="515" w:author="Alikhan Serik" w:date="2026-07-02T15:43:00Z" w16du:dateUtc="2026-07-02T10:43:00Z"/>
                <w:color w:val="404040" w:themeColor="text1" w:themeTint="BF"/>
              </w:rPr>
            </w:pPr>
            <w:proofErr w:type="spellStart"/>
            <w:ins w:id="516" w:author="Alikhan Serik" w:date="2026-07-02T15:43:00Z" w16du:dateUtc="2026-07-02T10:43:00Z">
              <w:r>
                <w:t>Уникальный</w:t>
              </w:r>
              <w:proofErr w:type="spellEnd"/>
              <w:r>
                <w:t xml:space="preserve"> </w:t>
              </w:r>
              <w:proofErr w:type="spellStart"/>
              <w:r>
                <w:t>идентификатор</w:t>
              </w:r>
              <w:proofErr w:type="spellEnd"/>
              <w:r>
                <w:t xml:space="preserve"> </w:t>
              </w:r>
              <w:proofErr w:type="spellStart"/>
              <w:r>
                <w:t>предмета</w:t>
              </w:r>
              <w:proofErr w:type="spellEnd"/>
            </w:ins>
          </w:p>
        </w:tc>
      </w:tr>
      <w:tr w:rsidR="000C3971" w:rsidRPr="005B10E3" w14:paraId="671CDAC3" w14:textId="77777777" w:rsidTr="00B81B4B">
        <w:trPr>
          <w:trHeight w:val="468"/>
          <w:ins w:id="517" w:author="Alikhan Serik" w:date="2026-07-02T15:43:00Z"/>
        </w:trPr>
        <w:tc>
          <w:tcPr>
            <w:tcW w:w="3209" w:type="dxa"/>
          </w:tcPr>
          <w:p w14:paraId="69049C3C" w14:textId="590154DD" w:rsidR="000C3971" w:rsidRDefault="000C3971" w:rsidP="000C3971">
            <w:pPr>
              <w:pStyle w:val="BodyText"/>
              <w:rPr>
                <w:ins w:id="518" w:author="Alikhan Serik" w:date="2026-07-02T15:43:00Z" w16du:dateUtc="2026-07-02T10:43:00Z"/>
              </w:rPr>
            </w:pPr>
            <w:proofErr w:type="spellStart"/>
            <w:ins w:id="519" w:author="Alikhan Serik" w:date="2026-07-02T15:43:00Z" w16du:dateUtc="2026-07-02T10:43:00Z">
              <w:r>
                <w:t>seller_id</w:t>
              </w:r>
              <w:proofErr w:type="spellEnd"/>
            </w:ins>
          </w:p>
        </w:tc>
        <w:tc>
          <w:tcPr>
            <w:tcW w:w="3209" w:type="dxa"/>
          </w:tcPr>
          <w:p w14:paraId="70EA892E" w14:textId="23217CF3" w:rsidR="000C3971" w:rsidRDefault="000C3971" w:rsidP="000C3971">
            <w:pPr>
              <w:pStyle w:val="BodyText"/>
              <w:rPr>
                <w:ins w:id="520" w:author="Alikhan Serik" w:date="2026-07-02T15:43:00Z" w16du:dateUtc="2026-07-02T10:43:00Z"/>
              </w:rPr>
            </w:pPr>
            <w:ins w:id="521" w:author="Alikhan Serik" w:date="2026-07-02T15:43:00Z" w16du:dateUtc="2026-07-02T10:43:00Z">
              <w:r>
                <w:t>INTEGER, FK</w:t>
              </w:r>
            </w:ins>
          </w:p>
        </w:tc>
        <w:tc>
          <w:tcPr>
            <w:tcW w:w="3209" w:type="dxa"/>
          </w:tcPr>
          <w:p w14:paraId="709D8C50" w14:textId="56C347E0" w:rsidR="000C3971" w:rsidRPr="000C3971" w:rsidRDefault="000C3971" w:rsidP="000C3971">
            <w:pPr>
              <w:pStyle w:val="BodyText"/>
              <w:rPr>
                <w:ins w:id="522" w:author="Alikhan Serik" w:date="2026-07-02T15:43:00Z" w16du:dateUtc="2026-07-02T10:43:00Z"/>
                <w:lang w:val="ru-RU"/>
                <w:rPrChange w:id="523" w:author="Alikhan Serik" w:date="2026-07-02T15:43:00Z" w16du:dateUtc="2026-07-02T10:43:00Z">
                  <w:rPr>
                    <w:ins w:id="524" w:author="Alikhan Serik" w:date="2026-07-02T15:43:00Z" w16du:dateUtc="2026-07-02T10:43:00Z"/>
                  </w:rPr>
                </w:rPrChange>
              </w:rPr>
            </w:pPr>
            <w:ins w:id="525" w:author="Alikhan Serik" w:date="2026-07-02T15:43:00Z" w16du:dateUtc="2026-07-02T10:43:00Z">
              <w:r w:rsidRPr="00FE2483">
                <w:rPr>
                  <w:lang w:val="ru-RU"/>
                </w:rPr>
                <w:t xml:space="preserve">Ссылка на </w:t>
              </w:r>
              <w:r>
                <w:t>users</w:t>
              </w:r>
              <w:r w:rsidRPr="00FE2483">
                <w:rPr>
                  <w:lang w:val="ru-RU"/>
                </w:rPr>
                <w:t>.</w:t>
              </w:r>
              <w:r>
                <w:t>id</w:t>
              </w:r>
              <w:r w:rsidRPr="00FE2483">
                <w:rPr>
                  <w:lang w:val="ru-RU"/>
                </w:rPr>
                <w:t xml:space="preserve"> (Продавец) (</w:t>
              </w:r>
              <w:r>
                <w:t>NOT</w:t>
              </w:r>
              <w:r w:rsidRPr="00FE2483">
                <w:rPr>
                  <w:lang w:val="ru-RU"/>
                </w:rPr>
                <w:t xml:space="preserve"> </w:t>
              </w:r>
              <w:r>
                <w:t>NULL</w:t>
              </w:r>
              <w:r w:rsidRPr="00FE2483">
                <w:rPr>
                  <w:lang w:val="ru-RU"/>
                </w:rPr>
                <w:t>)</w:t>
              </w:r>
            </w:ins>
          </w:p>
        </w:tc>
      </w:tr>
      <w:tr w:rsidR="000C3971" w14:paraId="59F2B453" w14:textId="77777777" w:rsidTr="00B81B4B">
        <w:trPr>
          <w:trHeight w:val="468"/>
          <w:ins w:id="526" w:author="Alikhan Serik" w:date="2026-07-02T15:43:00Z"/>
        </w:trPr>
        <w:tc>
          <w:tcPr>
            <w:tcW w:w="3209" w:type="dxa"/>
          </w:tcPr>
          <w:p w14:paraId="14A83E9A" w14:textId="4EFCB9AE" w:rsidR="000C3971" w:rsidRDefault="000C3971" w:rsidP="000C3971">
            <w:pPr>
              <w:pStyle w:val="BodyText"/>
              <w:rPr>
                <w:ins w:id="527" w:author="Alikhan Serik" w:date="2026-07-02T15:43:00Z" w16du:dateUtc="2026-07-02T10:43:00Z"/>
              </w:rPr>
            </w:pPr>
            <w:proofErr w:type="spellStart"/>
            <w:ins w:id="528" w:author="Alikhan Serik" w:date="2026-07-02T15:43:00Z" w16du:dateUtc="2026-07-02T10:43:00Z">
              <w:r>
                <w:t>starting_price</w:t>
              </w:r>
              <w:proofErr w:type="spellEnd"/>
            </w:ins>
          </w:p>
        </w:tc>
        <w:tc>
          <w:tcPr>
            <w:tcW w:w="3209" w:type="dxa"/>
          </w:tcPr>
          <w:p w14:paraId="15766913" w14:textId="506C26C5" w:rsidR="000C3971" w:rsidRDefault="000C3971" w:rsidP="000C3971">
            <w:pPr>
              <w:pStyle w:val="BodyText"/>
              <w:rPr>
                <w:ins w:id="529" w:author="Alikhan Serik" w:date="2026-07-02T15:43:00Z" w16du:dateUtc="2026-07-02T10:43:00Z"/>
              </w:rPr>
            </w:pPr>
            <w:ins w:id="530" w:author="Alikhan Serik" w:date="2026-07-02T15:43:00Z" w16du:dateUtc="2026-07-02T10:43:00Z">
              <w:r>
                <w:t>DECIMAL(10,2)</w:t>
              </w:r>
            </w:ins>
          </w:p>
        </w:tc>
        <w:tc>
          <w:tcPr>
            <w:tcW w:w="3209" w:type="dxa"/>
          </w:tcPr>
          <w:p w14:paraId="7AA9AA2F" w14:textId="6018363F" w:rsidR="000C3971" w:rsidRPr="00FE2483" w:rsidRDefault="000C3971" w:rsidP="000C3971">
            <w:pPr>
              <w:pStyle w:val="BodyText"/>
              <w:rPr>
                <w:ins w:id="531" w:author="Alikhan Serik" w:date="2026-07-02T15:43:00Z" w16du:dateUtc="2026-07-02T10:43:00Z"/>
                <w:lang w:val="ru-RU"/>
              </w:rPr>
            </w:pPr>
            <w:proofErr w:type="spellStart"/>
            <w:ins w:id="532" w:author="Alikhan Serik" w:date="2026-07-02T15:43:00Z" w16du:dateUtc="2026-07-02T10:43:00Z">
              <w:r>
                <w:t>Стартовая</w:t>
              </w:r>
              <w:proofErr w:type="spellEnd"/>
              <w:r>
                <w:t xml:space="preserve"> </w:t>
              </w:r>
              <w:proofErr w:type="spellStart"/>
              <w:r>
                <w:t>цена</w:t>
              </w:r>
              <w:proofErr w:type="spellEnd"/>
              <w:r>
                <w:t xml:space="preserve"> (NOT NULL)</w:t>
              </w:r>
            </w:ins>
          </w:p>
        </w:tc>
      </w:tr>
      <w:tr w:rsidR="000C3971" w:rsidRPr="005B10E3" w14:paraId="1571FDA1" w14:textId="77777777" w:rsidTr="00B81B4B">
        <w:trPr>
          <w:trHeight w:val="468"/>
          <w:ins w:id="533" w:author="Alikhan Serik" w:date="2026-07-02T15:43:00Z"/>
        </w:trPr>
        <w:tc>
          <w:tcPr>
            <w:tcW w:w="3209" w:type="dxa"/>
          </w:tcPr>
          <w:p w14:paraId="7D797E24" w14:textId="511BB911" w:rsidR="000C3971" w:rsidRDefault="000C3971" w:rsidP="000C3971">
            <w:pPr>
              <w:pStyle w:val="BodyText"/>
              <w:rPr>
                <w:ins w:id="534" w:author="Alikhan Serik" w:date="2026-07-02T15:43:00Z" w16du:dateUtc="2026-07-02T10:43:00Z"/>
              </w:rPr>
            </w:pPr>
            <w:proofErr w:type="spellStart"/>
            <w:ins w:id="535" w:author="Alikhan Serik" w:date="2026-07-02T15:43:00Z" w16du:dateUtc="2026-07-02T10:43:00Z">
              <w:r>
                <w:t>brief_description</w:t>
              </w:r>
              <w:proofErr w:type="spellEnd"/>
            </w:ins>
          </w:p>
        </w:tc>
        <w:tc>
          <w:tcPr>
            <w:tcW w:w="3209" w:type="dxa"/>
          </w:tcPr>
          <w:p w14:paraId="38E93552" w14:textId="2F97A821" w:rsidR="000C3971" w:rsidRDefault="000C3971" w:rsidP="000C3971">
            <w:pPr>
              <w:pStyle w:val="BodyText"/>
              <w:rPr>
                <w:ins w:id="536" w:author="Alikhan Serik" w:date="2026-07-02T15:43:00Z" w16du:dateUtc="2026-07-02T10:43:00Z"/>
              </w:rPr>
            </w:pPr>
            <w:ins w:id="537" w:author="Alikhan Serik" w:date="2026-07-02T15:43:00Z" w16du:dateUtc="2026-07-02T10:43:00Z">
              <w:r>
                <w:t>TEXT</w:t>
              </w:r>
            </w:ins>
          </w:p>
        </w:tc>
        <w:tc>
          <w:tcPr>
            <w:tcW w:w="3209" w:type="dxa"/>
          </w:tcPr>
          <w:p w14:paraId="65AF6992" w14:textId="6819C37E" w:rsidR="000C3971" w:rsidRPr="000C3971" w:rsidRDefault="000C3971" w:rsidP="000C3971">
            <w:pPr>
              <w:pStyle w:val="BodyText"/>
              <w:rPr>
                <w:ins w:id="538" w:author="Alikhan Serik" w:date="2026-07-02T15:43:00Z" w16du:dateUtc="2026-07-02T10:43:00Z"/>
                <w:lang w:val="ru-RU"/>
                <w:rPrChange w:id="539" w:author="Alikhan Serik" w:date="2026-07-02T15:43:00Z" w16du:dateUtc="2026-07-02T10:43:00Z">
                  <w:rPr>
                    <w:ins w:id="540" w:author="Alikhan Serik" w:date="2026-07-02T15:43:00Z" w16du:dateUtc="2026-07-02T10:43:00Z"/>
                  </w:rPr>
                </w:rPrChange>
              </w:rPr>
            </w:pPr>
            <w:ins w:id="541" w:author="Alikhan Serik" w:date="2026-07-02T15:43:00Z" w16du:dateUtc="2026-07-02T10:43:00Z">
              <w:r w:rsidRPr="00FE2483">
                <w:rPr>
                  <w:lang w:val="ru-RU"/>
                </w:rPr>
                <w:t>Вербальное описание предмета (</w:t>
              </w:r>
              <w:r>
                <w:t>NOT</w:t>
              </w:r>
              <w:r w:rsidRPr="00FE2483">
                <w:rPr>
                  <w:lang w:val="ru-RU"/>
                </w:rPr>
                <w:t xml:space="preserve"> </w:t>
              </w:r>
              <w:r>
                <w:t>NULL</w:t>
              </w:r>
              <w:r w:rsidRPr="00FE2483">
                <w:rPr>
                  <w:lang w:val="ru-RU"/>
                </w:rPr>
                <w:t>)</w:t>
              </w:r>
            </w:ins>
          </w:p>
        </w:tc>
      </w:tr>
    </w:tbl>
    <w:p w14:paraId="166AD390" w14:textId="77777777" w:rsidR="000C3971" w:rsidRPr="005B10E3" w:rsidRDefault="000C3971" w:rsidP="006F645E">
      <w:pPr>
        <w:pStyle w:val="BodyText"/>
        <w:rPr>
          <w:ins w:id="542" w:author="Alikhan Serik" w:date="2026-07-02T15:43:00Z" w16du:dateUtc="2026-07-02T10:43:00Z"/>
          <w:lang w:val="ru-RU"/>
          <w:rPrChange w:id="543" w:author="Alikhan Serik" w:date="2026-07-02T16:04:00Z" w16du:dateUtc="2026-07-02T11:04:00Z">
            <w:rPr>
              <w:ins w:id="544" w:author="Alikhan Serik" w:date="2026-07-02T15:43:00Z" w16du:dateUtc="2026-07-02T10:43:00Z"/>
            </w:rPr>
          </w:rPrChange>
        </w:rPr>
      </w:pPr>
    </w:p>
    <w:p w14:paraId="3946730B" w14:textId="77777777" w:rsidR="000C3971" w:rsidRPr="005B10E3" w:rsidRDefault="000C3971" w:rsidP="006F645E">
      <w:pPr>
        <w:pStyle w:val="BodyText"/>
        <w:rPr>
          <w:ins w:id="545" w:author="Alikhan Serik" w:date="2026-07-02T15:43:00Z" w16du:dateUtc="2026-07-02T10:43:00Z"/>
          <w:lang w:val="ru-RU"/>
          <w:rPrChange w:id="546" w:author="Alikhan Serik" w:date="2026-07-02T16:04:00Z" w16du:dateUtc="2026-07-02T11:04:00Z">
            <w:rPr>
              <w:ins w:id="547" w:author="Alikhan Serik" w:date="2026-07-02T15:43:00Z" w16du:dateUtc="2026-07-02T10:43:00Z"/>
            </w:rPr>
          </w:rPrChange>
        </w:rPr>
      </w:pPr>
    </w:p>
    <w:p w14:paraId="0680F6E1" w14:textId="5FFA2FC5" w:rsidR="000C3971" w:rsidRPr="000C3971" w:rsidRDefault="000C3971" w:rsidP="006F645E">
      <w:pPr>
        <w:pStyle w:val="BodyText"/>
        <w:rPr>
          <w:ins w:id="548" w:author="Alikhan Serik" w:date="2026-07-02T15:41:00Z" w16du:dateUtc="2026-07-02T10:41:00Z"/>
          <w:b/>
          <w:bCs/>
          <w:rPrChange w:id="549" w:author="Alikhan Serik" w:date="2026-07-02T15:43:00Z" w16du:dateUtc="2026-07-02T10:43:00Z">
            <w:rPr>
              <w:ins w:id="550" w:author="Alikhan Serik" w:date="2026-07-02T15:41:00Z" w16du:dateUtc="2026-07-02T10:41:00Z"/>
            </w:rPr>
          </w:rPrChange>
        </w:rPr>
      </w:pPr>
      <w:ins w:id="551" w:author="Alikhan Serik" w:date="2026-07-02T15:43:00Z" w16du:dateUtc="2026-07-02T10:43:00Z">
        <w:r w:rsidRPr="000C3971">
          <w:rPr>
            <w:b/>
            <w:bCs/>
            <w:rPrChange w:id="552" w:author="Alikhan Serik" w:date="2026-07-02T15:43:00Z" w16du:dateUtc="2026-07-02T10:43:00Z">
              <w:rPr/>
            </w:rPrChange>
          </w:rPr>
          <w:t xml:space="preserve">Table Name: </w:t>
        </w:r>
        <w:proofErr w:type="spellStart"/>
        <w:r w:rsidRPr="000C3971">
          <w:rPr>
            <w:b/>
            <w:bCs/>
            <w:rPrChange w:id="553" w:author="Alikhan Serik" w:date="2026-07-02T15:43:00Z" w16du:dateUtc="2026-07-02T10:43:00Z">
              <w:rPr/>
            </w:rPrChange>
          </w:rPr>
          <w:t>item_categories</w:t>
        </w:r>
      </w:ins>
      <w:proofErr w:type="spellEnd"/>
    </w:p>
    <w:p w14:paraId="0CB8F9BF" w14:textId="2BB4D47D" w:rsidR="000C3971" w:rsidRDefault="000C3971" w:rsidP="006F645E">
      <w:pPr>
        <w:pStyle w:val="BodyText"/>
        <w:rPr>
          <w:ins w:id="554" w:author="Alikhan Serik" w:date="2026-07-02T15:44:00Z" w16du:dateUtc="2026-07-02T10:44:00Z"/>
        </w:rPr>
      </w:pPr>
      <w:ins w:id="555" w:author="Alikhan Serik" w:date="2026-07-02T15:44:00Z" w16du:dateUtc="2026-07-02T10:44:00Z">
        <w:r w:rsidRPr="000C3971">
          <w:t>Description: A bridge table for M:N relationships between items and categories (an item can have multiple tags/categories).</w:t>
        </w:r>
      </w:ins>
    </w:p>
    <w:p w14:paraId="3DDE9A14" w14:textId="77777777" w:rsidR="000C3971" w:rsidRDefault="000C3971" w:rsidP="006F645E">
      <w:pPr>
        <w:pStyle w:val="BodyText"/>
        <w:rPr>
          <w:ins w:id="556" w:author="Alikhan Serik" w:date="2026-07-02T15:44:00Z" w16du:dateUtc="2026-07-02T10:44: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0C3971" w14:paraId="3B85CC55" w14:textId="77777777" w:rsidTr="00B81B4B">
        <w:trPr>
          <w:trHeight w:val="317"/>
          <w:ins w:id="557" w:author="Alikhan Serik" w:date="2026-07-02T15:44:00Z"/>
        </w:trPr>
        <w:tc>
          <w:tcPr>
            <w:tcW w:w="3209" w:type="dxa"/>
            <w:shd w:val="clear" w:color="auto" w:fill="76CDD8"/>
          </w:tcPr>
          <w:p w14:paraId="53717B79" w14:textId="77777777" w:rsidR="000C3971" w:rsidRPr="00BE17E0" w:rsidRDefault="000C3971" w:rsidP="00B81B4B">
            <w:pPr>
              <w:pStyle w:val="BodyText"/>
              <w:widowControl w:val="0"/>
              <w:spacing w:line="360" w:lineRule="auto"/>
              <w:jc w:val="center"/>
              <w:rPr>
                <w:ins w:id="558" w:author="Alikhan Serik" w:date="2026-07-02T15:44:00Z" w16du:dateUtc="2026-07-02T10:44:00Z"/>
                <w:color w:val="FFFFFF" w:themeColor="background1"/>
                <w:sz w:val="18"/>
                <w:szCs w:val="18"/>
              </w:rPr>
            </w:pPr>
            <w:ins w:id="559" w:author="Alikhan Serik" w:date="2026-07-02T15:44:00Z" w16du:dateUtc="2026-07-02T10:44:00Z">
              <w:r w:rsidRPr="00BE17E0">
                <w:rPr>
                  <w:color w:val="FFFFFF" w:themeColor="background1"/>
                  <w:sz w:val="18"/>
                  <w:szCs w:val="18"/>
                </w:rPr>
                <w:t xml:space="preserve">Field name </w:t>
              </w:r>
            </w:ins>
          </w:p>
        </w:tc>
        <w:tc>
          <w:tcPr>
            <w:tcW w:w="3209" w:type="dxa"/>
            <w:shd w:val="clear" w:color="auto" w:fill="76CDD8"/>
          </w:tcPr>
          <w:p w14:paraId="439AB224" w14:textId="77777777" w:rsidR="000C3971" w:rsidRPr="00BE17E0" w:rsidRDefault="000C3971" w:rsidP="00B81B4B">
            <w:pPr>
              <w:pStyle w:val="BodyText"/>
              <w:widowControl w:val="0"/>
              <w:spacing w:line="360" w:lineRule="auto"/>
              <w:jc w:val="center"/>
              <w:rPr>
                <w:ins w:id="560" w:author="Alikhan Serik" w:date="2026-07-02T15:44:00Z" w16du:dateUtc="2026-07-02T10:44:00Z"/>
                <w:color w:val="FFFFFF" w:themeColor="background1"/>
                <w:sz w:val="18"/>
                <w:szCs w:val="18"/>
              </w:rPr>
            </w:pPr>
            <w:ins w:id="561" w:author="Alikhan Serik" w:date="2026-07-02T15:44:00Z" w16du:dateUtc="2026-07-02T10:44:00Z">
              <w:r w:rsidRPr="00BE17E0">
                <w:rPr>
                  <w:color w:val="FFFFFF" w:themeColor="background1"/>
                  <w:sz w:val="18"/>
                  <w:szCs w:val="18"/>
                </w:rPr>
                <w:t xml:space="preserve">Field Description </w:t>
              </w:r>
            </w:ins>
          </w:p>
        </w:tc>
        <w:tc>
          <w:tcPr>
            <w:tcW w:w="3209" w:type="dxa"/>
            <w:shd w:val="clear" w:color="auto" w:fill="76CDD8"/>
          </w:tcPr>
          <w:p w14:paraId="20B0D91C" w14:textId="77777777" w:rsidR="000C3971" w:rsidRPr="00BE17E0" w:rsidRDefault="000C3971" w:rsidP="00B81B4B">
            <w:pPr>
              <w:pStyle w:val="BodyText"/>
              <w:widowControl w:val="0"/>
              <w:spacing w:line="360" w:lineRule="auto"/>
              <w:jc w:val="center"/>
              <w:rPr>
                <w:ins w:id="562" w:author="Alikhan Serik" w:date="2026-07-02T15:44:00Z" w16du:dateUtc="2026-07-02T10:44:00Z"/>
                <w:color w:val="FFFFFF" w:themeColor="background1"/>
                <w:sz w:val="18"/>
                <w:szCs w:val="18"/>
              </w:rPr>
            </w:pPr>
            <w:ins w:id="563" w:author="Alikhan Serik" w:date="2026-07-02T15:44:00Z" w16du:dateUtc="2026-07-02T10:44:00Z">
              <w:r w:rsidRPr="00BE17E0">
                <w:rPr>
                  <w:color w:val="FFFFFF" w:themeColor="background1"/>
                  <w:sz w:val="18"/>
                  <w:szCs w:val="18"/>
                </w:rPr>
                <w:t xml:space="preserve">Data Type </w:t>
              </w:r>
            </w:ins>
          </w:p>
        </w:tc>
      </w:tr>
      <w:tr w:rsidR="000C3971" w14:paraId="5AA1054E" w14:textId="77777777" w:rsidTr="00B81B4B">
        <w:trPr>
          <w:trHeight w:val="468"/>
          <w:ins w:id="564" w:author="Alikhan Serik" w:date="2026-07-02T15:44:00Z"/>
        </w:trPr>
        <w:tc>
          <w:tcPr>
            <w:tcW w:w="3209" w:type="dxa"/>
          </w:tcPr>
          <w:p w14:paraId="16FCA575" w14:textId="73DB227D" w:rsidR="000C3971" w:rsidRPr="00B81B4B" w:rsidRDefault="000C3971" w:rsidP="000C3971">
            <w:pPr>
              <w:pStyle w:val="BodyText"/>
              <w:rPr>
                <w:ins w:id="565" w:author="Alikhan Serik" w:date="2026-07-02T15:44:00Z" w16du:dateUtc="2026-07-02T10:44:00Z"/>
                <w:color w:val="404040" w:themeColor="text1" w:themeTint="BF"/>
              </w:rPr>
            </w:pPr>
            <w:proofErr w:type="spellStart"/>
            <w:ins w:id="566" w:author="Alikhan Serik" w:date="2026-07-02T15:44:00Z" w16du:dateUtc="2026-07-02T10:44:00Z">
              <w:r>
                <w:t>item_id</w:t>
              </w:r>
              <w:proofErr w:type="spellEnd"/>
            </w:ins>
          </w:p>
        </w:tc>
        <w:tc>
          <w:tcPr>
            <w:tcW w:w="3209" w:type="dxa"/>
          </w:tcPr>
          <w:p w14:paraId="75644567" w14:textId="38C7067A" w:rsidR="000C3971" w:rsidRPr="00B81B4B" w:rsidRDefault="000C3971" w:rsidP="000C3971">
            <w:pPr>
              <w:pStyle w:val="BodyText"/>
              <w:rPr>
                <w:ins w:id="567" w:author="Alikhan Serik" w:date="2026-07-02T15:44:00Z" w16du:dateUtc="2026-07-02T10:44:00Z"/>
                <w:color w:val="404040" w:themeColor="text1" w:themeTint="BF"/>
              </w:rPr>
            </w:pPr>
            <w:ins w:id="568" w:author="Alikhan Serik" w:date="2026-07-02T15:44:00Z" w16du:dateUtc="2026-07-02T10:44:00Z">
              <w:r>
                <w:t>INTEGER, PK, FK</w:t>
              </w:r>
            </w:ins>
          </w:p>
        </w:tc>
        <w:tc>
          <w:tcPr>
            <w:tcW w:w="3209" w:type="dxa"/>
          </w:tcPr>
          <w:p w14:paraId="22C780B3" w14:textId="465053E8" w:rsidR="000C3971" w:rsidRPr="00B81B4B" w:rsidRDefault="000C3971" w:rsidP="000C3971">
            <w:pPr>
              <w:pStyle w:val="BodyText"/>
              <w:rPr>
                <w:ins w:id="569" w:author="Alikhan Serik" w:date="2026-07-02T15:44:00Z" w16du:dateUtc="2026-07-02T10:44:00Z"/>
                <w:color w:val="404040" w:themeColor="text1" w:themeTint="BF"/>
              </w:rPr>
            </w:pPr>
            <w:proofErr w:type="spellStart"/>
            <w:ins w:id="570" w:author="Alikhan Serik" w:date="2026-07-02T15:44:00Z" w16du:dateUtc="2026-07-02T10:44:00Z">
              <w:r>
                <w:t>Ссылка</w:t>
              </w:r>
              <w:proofErr w:type="spellEnd"/>
              <w:r>
                <w:t xml:space="preserve"> </w:t>
              </w:r>
              <w:proofErr w:type="spellStart"/>
              <w:r>
                <w:t>на</w:t>
              </w:r>
              <w:proofErr w:type="spellEnd"/>
              <w:r>
                <w:t xml:space="preserve"> items.id</w:t>
              </w:r>
            </w:ins>
          </w:p>
        </w:tc>
      </w:tr>
      <w:tr w:rsidR="000C3971" w14:paraId="3C6BCE68" w14:textId="77777777" w:rsidTr="00B81B4B">
        <w:trPr>
          <w:trHeight w:val="468"/>
          <w:ins w:id="571" w:author="Alikhan Serik" w:date="2026-07-02T15:44:00Z"/>
        </w:trPr>
        <w:tc>
          <w:tcPr>
            <w:tcW w:w="3209" w:type="dxa"/>
          </w:tcPr>
          <w:p w14:paraId="15304FC6" w14:textId="0EDA36B7" w:rsidR="000C3971" w:rsidRDefault="000C3971" w:rsidP="000C3971">
            <w:pPr>
              <w:pStyle w:val="BodyText"/>
              <w:rPr>
                <w:ins w:id="572" w:author="Alikhan Serik" w:date="2026-07-02T15:44:00Z" w16du:dateUtc="2026-07-02T10:44:00Z"/>
              </w:rPr>
            </w:pPr>
            <w:proofErr w:type="spellStart"/>
            <w:ins w:id="573" w:author="Alikhan Serik" w:date="2026-07-02T15:44:00Z" w16du:dateUtc="2026-07-02T10:44:00Z">
              <w:r>
                <w:t>category_id</w:t>
              </w:r>
              <w:proofErr w:type="spellEnd"/>
            </w:ins>
          </w:p>
        </w:tc>
        <w:tc>
          <w:tcPr>
            <w:tcW w:w="3209" w:type="dxa"/>
          </w:tcPr>
          <w:p w14:paraId="79711806" w14:textId="6471C72C" w:rsidR="000C3971" w:rsidRDefault="000C3971" w:rsidP="000C3971">
            <w:pPr>
              <w:pStyle w:val="BodyText"/>
              <w:rPr>
                <w:ins w:id="574" w:author="Alikhan Serik" w:date="2026-07-02T15:44:00Z" w16du:dateUtc="2026-07-02T10:44:00Z"/>
              </w:rPr>
            </w:pPr>
            <w:ins w:id="575" w:author="Alikhan Serik" w:date="2026-07-02T15:44:00Z" w16du:dateUtc="2026-07-02T10:44:00Z">
              <w:r>
                <w:t>INTEGER, PK, FK</w:t>
              </w:r>
            </w:ins>
          </w:p>
        </w:tc>
        <w:tc>
          <w:tcPr>
            <w:tcW w:w="3209" w:type="dxa"/>
          </w:tcPr>
          <w:p w14:paraId="02B387C2" w14:textId="7BF2C1C4" w:rsidR="000C3971" w:rsidRDefault="000C3971" w:rsidP="000C3971">
            <w:pPr>
              <w:pStyle w:val="BodyText"/>
              <w:rPr>
                <w:ins w:id="576" w:author="Alikhan Serik" w:date="2026-07-02T15:44:00Z" w16du:dateUtc="2026-07-02T10:44:00Z"/>
              </w:rPr>
            </w:pPr>
            <w:proofErr w:type="spellStart"/>
            <w:ins w:id="577" w:author="Alikhan Serik" w:date="2026-07-02T15:44:00Z" w16du:dateUtc="2026-07-02T10:44:00Z">
              <w:r>
                <w:t>Ссылка</w:t>
              </w:r>
              <w:proofErr w:type="spellEnd"/>
              <w:r>
                <w:t xml:space="preserve"> </w:t>
              </w:r>
              <w:proofErr w:type="spellStart"/>
              <w:r>
                <w:t>на</w:t>
              </w:r>
              <w:proofErr w:type="spellEnd"/>
              <w:r>
                <w:t xml:space="preserve"> categories.id</w:t>
              </w:r>
            </w:ins>
          </w:p>
        </w:tc>
      </w:tr>
    </w:tbl>
    <w:p w14:paraId="1EC9B294" w14:textId="77777777" w:rsidR="000C3971" w:rsidRPr="000C3971" w:rsidRDefault="000C3971" w:rsidP="006F645E">
      <w:pPr>
        <w:pStyle w:val="BodyText"/>
        <w:rPr>
          <w:ins w:id="578" w:author="Alikhan Serik" w:date="2026-07-02T15:43:00Z" w16du:dateUtc="2026-07-02T10:43:00Z"/>
          <w:lang w:val="ru-RU"/>
          <w:rPrChange w:id="579" w:author="Alikhan Serik" w:date="2026-07-02T15:44:00Z" w16du:dateUtc="2026-07-02T10:44:00Z">
            <w:rPr>
              <w:ins w:id="580" w:author="Alikhan Serik" w:date="2026-07-02T15:43:00Z" w16du:dateUtc="2026-07-02T10:43:00Z"/>
            </w:rPr>
          </w:rPrChange>
        </w:rPr>
      </w:pPr>
    </w:p>
    <w:p w14:paraId="30A22693" w14:textId="71C43FEC" w:rsidR="000C3971" w:rsidRPr="000C3971" w:rsidRDefault="000C3971" w:rsidP="006F645E">
      <w:pPr>
        <w:pStyle w:val="BodyText"/>
        <w:rPr>
          <w:ins w:id="581" w:author="Alikhan Serik" w:date="2026-07-02T15:45:00Z" w16du:dateUtc="2026-07-02T10:45:00Z"/>
          <w:b/>
          <w:bCs/>
          <w:rPrChange w:id="582" w:author="Alikhan Serik" w:date="2026-07-02T15:45:00Z" w16du:dateUtc="2026-07-02T10:45:00Z">
            <w:rPr>
              <w:ins w:id="583" w:author="Alikhan Serik" w:date="2026-07-02T15:45:00Z" w16du:dateUtc="2026-07-02T10:45:00Z"/>
            </w:rPr>
          </w:rPrChange>
        </w:rPr>
      </w:pPr>
      <w:proofErr w:type="spellStart"/>
      <w:ins w:id="584" w:author="Alikhan Serik" w:date="2026-07-02T15:44:00Z" w16du:dateUtc="2026-07-02T10:44:00Z">
        <w:r w:rsidRPr="000C3971">
          <w:rPr>
            <w:b/>
            <w:bCs/>
            <w:lang w:val="ru-RU"/>
            <w:rPrChange w:id="585" w:author="Alikhan Serik" w:date="2026-07-02T15:45:00Z" w16du:dateUtc="2026-07-02T10:45:00Z">
              <w:rPr>
                <w:lang w:val="ru-RU"/>
              </w:rPr>
            </w:rPrChange>
          </w:rPr>
          <w:t>Table</w:t>
        </w:r>
        <w:proofErr w:type="spellEnd"/>
        <w:r w:rsidRPr="000C3971">
          <w:rPr>
            <w:b/>
            <w:bCs/>
            <w:lang w:val="ru-RU"/>
            <w:rPrChange w:id="586" w:author="Alikhan Serik" w:date="2026-07-02T15:45:00Z" w16du:dateUtc="2026-07-02T10:45:00Z">
              <w:rPr>
                <w:lang w:val="ru-RU"/>
              </w:rPr>
            </w:rPrChange>
          </w:rPr>
          <w:t xml:space="preserve"> Name: </w:t>
        </w:r>
        <w:proofErr w:type="spellStart"/>
        <w:r w:rsidRPr="000C3971">
          <w:rPr>
            <w:b/>
            <w:bCs/>
            <w:lang w:val="ru-RU"/>
            <w:rPrChange w:id="587" w:author="Alikhan Serik" w:date="2026-07-02T15:45:00Z" w16du:dateUtc="2026-07-02T10:45:00Z">
              <w:rPr>
                <w:lang w:val="ru-RU"/>
              </w:rPr>
            </w:rPrChange>
          </w:rPr>
          <w:t>auction_lots</w:t>
        </w:r>
      </w:ins>
      <w:proofErr w:type="spellEnd"/>
    </w:p>
    <w:p w14:paraId="34FB7A25" w14:textId="32419098" w:rsidR="000C3971" w:rsidRDefault="000C3971" w:rsidP="006F645E">
      <w:pPr>
        <w:pStyle w:val="BodyText"/>
        <w:rPr>
          <w:ins w:id="588" w:author="Alikhan Serik" w:date="2026-07-02T15:45:00Z" w16du:dateUtc="2026-07-02T10:45:00Z"/>
        </w:rPr>
      </w:pPr>
      <w:ins w:id="589" w:author="Alikhan Serik" w:date="2026-07-02T15:45:00Z" w16du:dateUtc="2026-07-02T10:45:00Z">
        <w:r w:rsidRPr="000C3971">
          <w:t>Description: Linking entity. Links an item to a specific auction and assigns it a lot number.</w:t>
        </w:r>
      </w:ins>
    </w:p>
    <w:p w14:paraId="14248B24" w14:textId="77777777" w:rsidR="000C3971" w:rsidRDefault="000C3971" w:rsidP="006F645E">
      <w:pPr>
        <w:pStyle w:val="BodyText"/>
        <w:rPr>
          <w:ins w:id="590" w:author="Alikhan Serik" w:date="2026-07-02T15:45:00Z" w16du:dateUtc="2026-07-02T10:45: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0C3971" w14:paraId="1DFFD201" w14:textId="77777777" w:rsidTr="00B81B4B">
        <w:trPr>
          <w:trHeight w:val="317"/>
          <w:ins w:id="591" w:author="Alikhan Serik" w:date="2026-07-02T15:45:00Z"/>
        </w:trPr>
        <w:tc>
          <w:tcPr>
            <w:tcW w:w="3209" w:type="dxa"/>
            <w:shd w:val="clear" w:color="auto" w:fill="76CDD8"/>
          </w:tcPr>
          <w:p w14:paraId="04CF6A15" w14:textId="77777777" w:rsidR="000C3971" w:rsidRPr="00BE17E0" w:rsidRDefault="000C3971" w:rsidP="00B81B4B">
            <w:pPr>
              <w:pStyle w:val="BodyText"/>
              <w:widowControl w:val="0"/>
              <w:spacing w:line="360" w:lineRule="auto"/>
              <w:jc w:val="center"/>
              <w:rPr>
                <w:ins w:id="592" w:author="Alikhan Serik" w:date="2026-07-02T15:45:00Z" w16du:dateUtc="2026-07-02T10:45:00Z"/>
                <w:color w:val="FFFFFF" w:themeColor="background1"/>
                <w:sz w:val="18"/>
                <w:szCs w:val="18"/>
              </w:rPr>
            </w:pPr>
            <w:ins w:id="593" w:author="Alikhan Serik" w:date="2026-07-02T15:45:00Z" w16du:dateUtc="2026-07-02T10:45:00Z">
              <w:r w:rsidRPr="00BE17E0">
                <w:rPr>
                  <w:color w:val="FFFFFF" w:themeColor="background1"/>
                  <w:sz w:val="18"/>
                  <w:szCs w:val="18"/>
                </w:rPr>
                <w:t xml:space="preserve">Field name </w:t>
              </w:r>
            </w:ins>
          </w:p>
        </w:tc>
        <w:tc>
          <w:tcPr>
            <w:tcW w:w="3209" w:type="dxa"/>
            <w:shd w:val="clear" w:color="auto" w:fill="76CDD8"/>
          </w:tcPr>
          <w:p w14:paraId="2425661F" w14:textId="77777777" w:rsidR="000C3971" w:rsidRPr="00BE17E0" w:rsidRDefault="000C3971" w:rsidP="00B81B4B">
            <w:pPr>
              <w:pStyle w:val="BodyText"/>
              <w:widowControl w:val="0"/>
              <w:spacing w:line="360" w:lineRule="auto"/>
              <w:jc w:val="center"/>
              <w:rPr>
                <w:ins w:id="594" w:author="Alikhan Serik" w:date="2026-07-02T15:45:00Z" w16du:dateUtc="2026-07-02T10:45:00Z"/>
                <w:color w:val="FFFFFF" w:themeColor="background1"/>
                <w:sz w:val="18"/>
                <w:szCs w:val="18"/>
              </w:rPr>
            </w:pPr>
            <w:ins w:id="595" w:author="Alikhan Serik" w:date="2026-07-02T15:45:00Z" w16du:dateUtc="2026-07-02T10:45:00Z">
              <w:r w:rsidRPr="00BE17E0">
                <w:rPr>
                  <w:color w:val="FFFFFF" w:themeColor="background1"/>
                  <w:sz w:val="18"/>
                  <w:szCs w:val="18"/>
                </w:rPr>
                <w:t xml:space="preserve">Field Description </w:t>
              </w:r>
            </w:ins>
          </w:p>
        </w:tc>
        <w:tc>
          <w:tcPr>
            <w:tcW w:w="3209" w:type="dxa"/>
            <w:shd w:val="clear" w:color="auto" w:fill="76CDD8"/>
          </w:tcPr>
          <w:p w14:paraId="49CB7978" w14:textId="77777777" w:rsidR="000C3971" w:rsidRPr="00BE17E0" w:rsidRDefault="000C3971" w:rsidP="00B81B4B">
            <w:pPr>
              <w:pStyle w:val="BodyText"/>
              <w:widowControl w:val="0"/>
              <w:spacing w:line="360" w:lineRule="auto"/>
              <w:jc w:val="center"/>
              <w:rPr>
                <w:ins w:id="596" w:author="Alikhan Serik" w:date="2026-07-02T15:45:00Z" w16du:dateUtc="2026-07-02T10:45:00Z"/>
                <w:color w:val="FFFFFF" w:themeColor="background1"/>
                <w:sz w:val="18"/>
                <w:szCs w:val="18"/>
              </w:rPr>
            </w:pPr>
            <w:ins w:id="597" w:author="Alikhan Serik" w:date="2026-07-02T15:45:00Z" w16du:dateUtc="2026-07-02T10:45:00Z">
              <w:r w:rsidRPr="00BE17E0">
                <w:rPr>
                  <w:color w:val="FFFFFF" w:themeColor="background1"/>
                  <w:sz w:val="18"/>
                  <w:szCs w:val="18"/>
                </w:rPr>
                <w:t xml:space="preserve">Data Type </w:t>
              </w:r>
            </w:ins>
          </w:p>
        </w:tc>
      </w:tr>
      <w:tr w:rsidR="00CB2F43" w:rsidRPr="00CB2F43" w14:paraId="1375F468" w14:textId="77777777" w:rsidTr="00B81B4B">
        <w:trPr>
          <w:trHeight w:val="468"/>
          <w:ins w:id="598" w:author="Alikhan Serik" w:date="2026-07-02T15:45:00Z"/>
        </w:trPr>
        <w:tc>
          <w:tcPr>
            <w:tcW w:w="3209" w:type="dxa"/>
          </w:tcPr>
          <w:p w14:paraId="7A2828EE" w14:textId="5FFDFD7F" w:rsidR="00CB2F43" w:rsidRPr="00B81B4B" w:rsidRDefault="00CB2F43" w:rsidP="00CB2F43">
            <w:pPr>
              <w:pStyle w:val="BodyText"/>
              <w:rPr>
                <w:ins w:id="599" w:author="Alikhan Serik" w:date="2026-07-02T15:45:00Z" w16du:dateUtc="2026-07-02T10:45:00Z"/>
                <w:color w:val="404040" w:themeColor="text1" w:themeTint="BF"/>
              </w:rPr>
            </w:pPr>
            <w:ins w:id="600" w:author="Alikhan Serik" w:date="2026-07-02T15:45:00Z" w16du:dateUtc="2026-07-02T10:45:00Z">
              <w:r>
                <w:t>id</w:t>
              </w:r>
            </w:ins>
          </w:p>
        </w:tc>
        <w:tc>
          <w:tcPr>
            <w:tcW w:w="3209" w:type="dxa"/>
          </w:tcPr>
          <w:p w14:paraId="71B737FB" w14:textId="2DF2E128" w:rsidR="00CB2F43" w:rsidRPr="00B81B4B" w:rsidRDefault="00CB2F43" w:rsidP="00CB2F43">
            <w:pPr>
              <w:pStyle w:val="BodyText"/>
              <w:rPr>
                <w:ins w:id="601" w:author="Alikhan Serik" w:date="2026-07-02T15:45:00Z" w16du:dateUtc="2026-07-02T10:45:00Z"/>
                <w:color w:val="404040" w:themeColor="text1" w:themeTint="BF"/>
              </w:rPr>
            </w:pPr>
            <w:ins w:id="602" w:author="Alikhan Serik" w:date="2026-07-02T15:45:00Z" w16du:dateUtc="2026-07-02T10:45:00Z">
              <w:r>
                <w:t>SERIAL, PK</w:t>
              </w:r>
            </w:ins>
          </w:p>
        </w:tc>
        <w:tc>
          <w:tcPr>
            <w:tcW w:w="3209" w:type="dxa"/>
          </w:tcPr>
          <w:p w14:paraId="1CEB8C66" w14:textId="00E230A1" w:rsidR="00CB2F43" w:rsidRPr="00CB2F43" w:rsidRDefault="00CB2F43" w:rsidP="00CB2F43">
            <w:pPr>
              <w:pStyle w:val="BodyText"/>
              <w:rPr>
                <w:ins w:id="603" w:author="Alikhan Serik" w:date="2026-07-02T15:45:00Z" w16du:dateUtc="2026-07-02T10:45:00Z"/>
                <w:color w:val="404040" w:themeColor="text1" w:themeTint="BF"/>
              </w:rPr>
            </w:pPr>
            <w:ins w:id="604" w:author="Alikhan Serik" w:date="2026-07-02T15:45:00Z" w16du:dateUtc="2026-07-02T10:45:00Z">
              <w:r w:rsidRPr="002C1EB3">
                <w:t>Unique lot identifier in the system</w:t>
              </w:r>
            </w:ins>
          </w:p>
        </w:tc>
      </w:tr>
      <w:tr w:rsidR="00CB2F43" w14:paraId="31530FCF" w14:textId="77777777" w:rsidTr="00B81B4B">
        <w:trPr>
          <w:trHeight w:val="468"/>
          <w:ins w:id="605" w:author="Alikhan Serik" w:date="2026-07-02T15:45:00Z"/>
        </w:trPr>
        <w:tc>
          <w:tcPr>
            <w:tcW w:w="3209" w:type="dxa"/>
          </w:tcPr>
          <w:p w14:paraId="5A5AD2C1" w14:textId="5A924D77" w:rsidR="00CB2F43" w:rsidRDefault="00CB2F43" w:rsidP="00CB2F43">
            <w:pPr>
              <w:pStyle w:val="BodyText"/>
              <w:rPr>
                <w:ins w:id="606" w:author="Alikhan Serik" w:date="2026-07-02T15:45:00Z" w16du:dateUtc="2026-07-02T10:45:00Z"/>
              </w:rPr>
            </w:pPr>
            <w:proofErr w:type="spellStart"/>
            <w:ins w:id="607" w:author="Alikhan Serik" w:date="2026-07-02T15:45:00Z" w16du:dateUtc="2026-07-02T10:45:00Z">
              <w:r>
                <w:t>auction_id</w:t>
              </w:r>
              <w:proofErr w:type="spellEnd"/>
            </w:ins>
          </w:p>
        </w:tc>
        <w:tc>
          <w:tcPr>
            <w:tcW w:w="3209" w:type="dxa"/>
          </w:tcPr>
          <w:p w14:paraId="69542860" w14:textId="39B2C332" w:rsidR="00CB2F43" w:rsidRDefault="00CB2F43" w:rsidP="00CB2F43">
            <w:pPr>
              <w:pStyle w:val="BodyText"/>
              <w:rPr>
                <w:ins w:id="608" w:author="Alikhan Serik" w:date="2026-07-02T15:45:00Z" w16du:dateUtc="2026-07-02T10:45:00Z"/>
              </w:rPr>
            </w:pPr>
            <w:ins w:id="609" w:author="Alikhan Serik" w:date="2026-07-02T15:45:00Z" w16du:dateUtc="2026-07-02T10:45:00Z">
              <w:r>
                <w:t>INTEGER, FK</w:t>
              </w:r>
            </w:ins>
          </w:p>
        </w:tc>
        <w:tc>
          <w:tcPr>
            <w:tcW w:w="3209" w:type="dxa"/>
          </w:tcPr>
          <w:p w14:paraId="5C9DEB27" w14:textId="6D201595" w:rsidR="00CB2F43" w:rsidRPr="000C3971" w:rsidRDefault="00CB2F43" w:rsidP="00CB2F43">
            <w:pPr>
              <w:pStyle w:val="BodyText"/>
              <w:rPr>
                <w:ins w:id="610" w:author="Alikhan Serik" w:date="2026-07-02T15:45:00Z" w16du:dateUtc="2026-07-02T10:45:00Z"/>
                <w:rPrChange w:id="611" w:author="Alikhan Serik" w:date="2026-07-02T15:45:00Z" w16du:dateUtc="2026-07-02T10:45:00Z">
                  <w:rPr>
                    <w:ins w:id="612" w:author="Alikhan Serik" w:date="2026-07-02T15:45:00Z" w16du:dateUtc="2026-07-02T10:45:00Z"/>
                    <w:lang w:val="ru-RU"/>
                  </w:rPr>
                </w:rPrChange>
              </w:rPr>
            </w:pPr>
            <w:ins w:id="613" w:author="Alikhan Serik" w:date="2026-07-02T15:45:00Z" w16du:dateUtc="2026-07-02T10:45:00Z">
              <w:r w:rsidRPr="002C1EB3">
                <w:t>Reference to auctions.id (NOT NULL)</w:t>
              </w:r>
            </w:ins>
          </w:p>
        </w:tc>
      </w:tr>
      <w:tr w:rsidR="00CB2F43" w14:paraId="04D49A90" w14:textId="77777777" w:rsidTr="00B81B4B">
        <w:trPr>
          <w:trHeight w:val="468"/>
          <w:ins w:id="614" w:author="Alikhan Serik" w:date="2026-07-02T15:45:00Z"/>
        </w:trPr>
        <w:tc>
          <w:tcPr>
            <w:tcW w:w="3209" w:type="dxa"/>
          </w:tcPr>
          <w:p w14:paraId="2A0561CD" w14:textId="6B3A3990" w:rsidR="00CB2F43" w:rsidRDefault="00CB2F43" w:rsidP="00CB2F43">
            <w:pPr>
              <w:pStyle w:val="BodyText"/>
              <w:rPr>
                <w:ins w:id="615" w:author="Alikhan Serik" w:date="2026-07-02T15:45:00Z" w16du:dateUtc="2026-07-02T10:45:00Z"/>
              </w:rPr>
            </w:pPr>
            <w:proofErr w:type="spellStart"/>
            <w:ins w:id="616" w:author="Alikhan Serik" w:date="2026-07-02T15:45:00Z" w16du:dateUtc="2026-07-02T10:45:00Z">
              <w:r>
                <w:t>item_id</w:t>
              </w:r>
              <w:proofErr w:type="spellEnd"/>
            </w:ins>
          </w:p>
        </w:tc>
        <w:tc>
          <w:tcPr>
            <w:tcW w:w="3209" w:type="dxa"/>
          </w:tcPr>
          <w:p w14:paraId="2B85C9EB" w14:textId="33BF2C72" w:rsidR="00CB2F43" w:rsidRDefault="00CB2F43" w:rsidP="00CB2F43">
            <w:pPr>
              <w:pStyle w:val="BodyText"/>
              <w:rPr>
                <w:ins w:id="617" w:author="Alikhan Serik" w:date="2026-07-02T15:45:00Z" w16du:dateUtc="2026-07-02T10:45:00Z"/>
              </w:rPr>
            </w:pPr>
            <w:ins w:id="618" w:author="Alikhan Serik" w:date="2026-07-02T15:45:00Z" w16du:dateUtc="2026-07-02T10:45:00Z">
              <w:r>
                <w:t>INTEGER, FK</w:t>
              </w:r>
            </w:ins>
          </w:p>
        </w:tc>
        <w:tc>
          <w:tcPr>
            <w:tcW w:w="3209" w:type="dxa"/>
          </w:tcPr>
          <w:p w14:paraId="46A00B0C" w14:textId="3D9B6E49" w:rsidR="00CB2F43" w:rsidRDefault="00CB2F43" w:rsidP="00CB2F43">
            <w:pPr>
              <w:pStyle w:val="BodyText"/>
              <w:rPr>
                <w:ins w:id="619" w:author="Alikhan Serik" w:date="2026-07-02T15:45:00Z" w16du:dateUtc="2026-07-02T10:45:00Z"/>
              </w:rPr>
            </w:pPr>
            <w:ins w:id="620" w:author="Alikhan Serik" w:date="2026-07-02T15:45:00Z" w16du:dateUtc="2026-07-02T10:45:00Z">
              <w:r w:rsidRPr="002C1EB3">
                <w:t>Reference to items.id (NOT NULL)</w:t>
              </w:r>
            </w:ins>
          </w:p>
        </w:tc>
      </w:tr>
      <w:tr w:rsidR="00CB2F43" w:rsidRPr="00CB2F43" w14:paraId="6E601964" w14:textId="77777777" w:rsidTr="00B81B4B">
        <w:trPr>
          <w:trHeight w:val="468"/>
          <w:ins w:id="621" w:author="Alikhan Serik" w:date="2026-07-02T15:45:00Z"/>
        </w:trPr>
        <w:tc>
          <w:tcPr>
            <w:tcW w:w="3209" w:type="dxa"/>
          </w:tcPr>
          <w:p w14:paraId="06CE43C1" w14:textId="77BAF188" w:rsidR="00CB2F43" w:rsidRDefault="00CB2F43" w:rsidP="00CB2F43">
            <w:pPr>
              <w:pStyle w:val="BodyText"/>
              <w:rPr>
                <w:ins w:id="622" w:author="Alikhan Serik" w:date="2026-07-02T15:45:00Z" w16du:dateUtc="2026-07-02T10:45:00Z"/>
              </w:rPr>
            </w:pPr>
            <w:proofErr w:type="spellStart"/>
            <w:ins w:id="623" w:author="Alikhan Serik" w:date="2026-07-02T15:45:00Z" w16du:dateUtc="2026-07-02T10:45:00Z">
              <w:r>
                <w:t>lot_number</w:t>
              </w:r>
              <w:proofErr w:type="spellEnd"/>
            </w:ins>
          </w:p>
        </w:tc>
        <w:tc>
          <w:tcPr>
            <w:tcW w:w="3209" w:type="dxa"/>
          </w:tcPr>
          <w:p w14:paraId="3209F282" w14:textId="59D0F74D" w:rsidR="00CB2F43" w:rsidRDefault="00CB2F43" w:rsidP="00CB2F43">
            <w:pPr>
              <w:pStyle w:val="BodyText"/>
              <w:rPr>
                <w:ins w:id="624" w:author="Alikhan Serik" w:date="2026-07-02T15:45:00Z" w16du:dateUtc="2026-07-02T10:45:00Z"/>
              </w:rPr>
            </w:pPr>
            <w:ins w:id="625" w:author="Alikhan Serik" w:date="2026-07-02T15:45:00Z" w16du:dateUtc="2026-07-02T10:45:00Z">
              <w:r>
                <w:t>VARCHAR(50)</w:t>
              </w:r>
            </w:ins>
          </w:p>
        </w:tc>
        <w:tc>
          <w:tcPr>
            <w:tcW w:w="3209" w:type="dxa"/>
          </w:tcPr>
          <w:p w14:paraId="42A92793" w14:textId="52B69D52" w:rsidR="00CB2F43" w:rsidRPr="00CB2F43" w:rsidRDefault="00CB2F43" w:rsidP="00CB2F43">
            <w:pPr>
              <w:pStyle w:val="BodyText"/>
              <w:rPr>
                <w:ins w:id="626" w:author="Alikhan Serik" w:date="2026-07-02T15:45:00Z" w16du:dateUtc="2026-07-02T10:45:00Z"/>
              </w:rPr>
            </w:pPr>
            <w:ins w:id="627" w:author="Alikhan Serik" w:date="2026-07-02T15:45:00Z" w16du:dateUtc="2026-07-02T10:45:00Z">
              <w:r w:rsidRPr="002C1EB3">
                <w:t>Lot number for this auction (NOT NULL)</w:t>
              </w:r>
            </w:ins>
          </w:p>
        </w:tc>
      </w:tr>
    </w:tbl>
    <w:p w14:paraId="78067C94" w14:textId="77777777" w:rsidR="000C3971" w:rsidRDefault="000C3971" w:rsidP="006F645E">
      <w:pPr>
        <w:pStyle w:val="BodyText"/>
        <w:rPr>
          <w:ins w:id="628" w:author="Alikhan Serik" w:date="2026-07-02T15:46:00Z" w16du:dateUtc="2026-07-02T10:46:00Z"/>
        </w:rPr>
      </w:pPr>
    </w:p>
    <w:p w14:paraId="1413B94B" w14:textId="24AC0C68" w:rsidR="00CB2F43" w:rsidRPr="00CB2F43" w:rsidRDefault="00CB2F43" w:rsidP="006F645E">
      <w:pPr>
        <w:pStyle w:val="BodyText"/>
        <w:rPr>
          <w:ins w:id="629" w:author="Alikhan Serik" w:date="2026-07-02T15:45:00Z" w16du:dateUtc="2026-07-02T10:45:00Z"/>
          <w:b/>
          <w:bCs/>
          <w:rPrChange w:id="630" w:author="Alikhan Serik" w:date="2026-07-02T15:46:00Z" w16du:dateUtc="2026-07-02T10:46:00Z">
            <w:rPr>
              <w:ins w:id="631" w:author="Alikhan Serik" w:date="2026-07-02T15:45:00Z" w16du:dateUtc="2026-07-02T10:45:00Z"/>
            </w:rPr>
          </w:rPrChange>
        </w:rPr>
      </w:pPr>
      <w:ins w:id="632" w:author="Alikhan Serik" w:date="2026-07-02T15:46:00Z" w16du:dateUtc="2026-07-02T10:46:00Z">
        <w:r w:rsidRPr="00CB2F43">
          <w:rPr>
            <w:b/>
            <w:bCs/>
            <w:rPrChange w:id="633" w:author="Alikhan Serik" w:date="2026-07-02T15:46:00Z" w16du:dateUtc="2026-07-02T10:46:00Z">
              <w:rPr/>
            </w:rPrChange>
          </w:rPr>
          <w:t>Table Name: sales</w:t>
        </w:r>
      </w:ins>
    </w:p>
    <w:p w14:paraId="0CFEF32D" w14:textId="483713D3" w:rsidR="000C3971" w:rsidRDefault="00CB2F43" w:rsidP="006F645E">
      <w:pPr>
        <w:pStyle w:val="BodyText"/>
        <w:rPr>
          <w:ins w:id="634" w:author="Alikhan Serik" w:date="2026-07-02T15:46:00Z" w16du:dateUtc="2026-07-02T10:46:00Z"/>
        </w:rPr>
      </w:pPr>
      <w:ins w:id="635" w:author="Alikhan Serik" w:date="2026-07-02T15:46:00Z" w16du:dateUtc="2026-07-02T10:46:00Z">
        <w:r w:rsidRPr="00CB2F43">
          <w:t>Description: Auction results. Records the sale of the lot, the final price, the buyer, and the employee in charge.</w:t>
        </w:r>
      </w:ins>
    </w:p>
    <w:p w14:paraId="440AD74C" w14:textId="77777777" w:rsidR="00CB2F43" w:rsidRDefault="00CB2F43" w:rsidP="006F645E">
      <w:pPr>
        <w:pStyle w:val="BodyText"/>
        <w:rPr>
          <w:ins w:id="636" w:author="Alikhan Serik" w:date="2026-07-02T15:46:00Z" w16du:dateUtc="2026-07-02T10:46:00Z"/>
        </w:rPr>
      </w:pPr>
    </w:p>
    <w:tbl>
      <w:tblPr>
        <w:tblW w:w="9627"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3209"/>
        <w:gridCol w:w="3209"/>
        <w:gridCol w:w="3209"/>
      </w:tblGrid>
      <w:tr w:rsidR="00CB2F43" w14:paraId="2F49540F" w14:textId="77777777" w:rsidTr="00B81B4B">
        <w:trPr>
          <w:trHeight w:val="317"/>
          <w:ins w:id="637" w:author="Alikhan Serik" w:date="2026-07-02T15:46:00Z"/>
        </w:trPr>
        <w:tc>
          <w:tcPr>
            <w:tcW w:w="3209" w:type="dxa"/>
            <w:shd w:val="clear" w:color="auto" w:fill="76CDD8"/>
          </w:tcPr>
          <w:p w14:paraId="47B4A0D0" w14:textId="77777777" w:rsidR="00CB2F43" w:rsidRPr="00BE17E0" w:rsidRDefault="00CB2F43" w:rsidP="00B81B4B">
            <w:pPr>
              <w:pStyle w:val="BodyText"/>
              <w:widowControl w:val="0"/>
              <w:spacing w:line="360" w:lineRule="auto"/>
              <w:jc w:val="center"/>
              <w:rPr>
                <w:ins w:id="638" w:author="Alikhan Serik" w:date="2026-07-02T15:46:00Z" w16du:dateUtc="2026-07-02T10:46:00Z"/>
                <w:color w:val="FFFFFF" w:themeColor="background1"/>
                <w:sz w:val="18"/>
                <w:szCs w:val="18"/>
              </w:rPr>
            </w:pPr>
            <w:ins w:id="639" w:author="Alikhan Serik" w:date="2026-07-02T15:46:00Z" w16du:dateUtc="2026-07-02T10:46:00Z">
              <w:r w:rsidRPr="00BE17E0">
                <w:rPr>
                  <w:color w:val="FFFFFF" w:themeColor="background1"/>
                  <w:sz w:val="18"/>
                  <w:szCs w:val="18"/>
                </w:rPr>
                <w:t xml:space="preserve">Field name </w:t>
              </w:r>
            </w:ins>
          </w:p>
        </w:tc>
        <w:tc>
          <w:tcPr>
            <w:tcW w:w="3209" w:type="dxa"/>
            <w:shd w:val="clear" w:color="auto" w:fill="76CDD8"/>
          </w:tcPr>
          <w:p w14:paraId="778A2AB8" w14:textId="77777777" w:rsidR="00CB2F43" w:rsidRPr="00BE17E0" w:rsidRDefault="00CB2F43" w:rsidP="00B81B4B">
            <w:pPr>
              <w:pStyle w:val="BodyText"/>
              <w:widowControl w:val="0"/>
              <w:spacing w:line="360" w:lineRule="auto"/>
              <w:jc w:val="center"/>
              <w:rPr>
                <w:ins w:id="640" w:author="Alikhan Serik" w:date="2026-07-02T15:46:00Z" w16du:dateUtc="2026-07-02T10:46:00Z"/>
                <w:color w:val="FFFFFF" w:themeColor="background1"/>
                <w:sz w:val="18"/>
                <w:szCs w:val="18"/>
              </w:rPr>
            </w:pPr>
            <w:ins w:id="641" w:author="Alikhan Serik" w:date="2026-07-02T15:46:00Z" w16du:dateUtc="2026-07-02T10:46:00Z">
              <w:r w:rsidRPr="00BE17E0">
                <w:rPr>
                  <w:color w:val="FFFFFF" w:themeColor="background1"/>
                  <w:sz w:val="18"/>
                  <w:szCs w:val="18"/>
                </w:rPr>
                <w:t xml:space="preserve">Field Description </w:t>
              </w:r>
            </w:ins>
          </w:p>
        </w:tc>
        <w:tc>
          <w:tcPr>
            <w:tcW w:w="3209" w:type="dxa"/>
            <w:shd w:val="clear" w:color="auto" w:fill="76CDD8"/>
          </w:tcPr>
          <w:p w14:paraId="0A95C8E9" w14:textId="77777777" w:rsidR="00CB2F43" w:rsidRPr="00BE17E0" w:rsidRDefault="00CB2F43" w:rsidP="00B81B4B">
            <w:pPr>
              <w:pStyle w:val="BodyText"/>
              <w:widowControl w:val="0"/>
              <w:spacing w:line="360" w:lineRule="auto"/>
              <w:jc w:val="center"/>
              <w:rPr>
                <w:ins w:id="642" w:author="Alikhan Serik" w:date="2026-07-02T15:46:00Z" w16du:dateUtc="2026-07-02T10:46:00Z"/>
                <w:color w:val="FFFFFF" w:themeColor="background1"/>
                <w:sz w:val="18"/>
                <w:szCs w:val="18"/>
              </w:rPr>
            </w:pPr>
            <w:ins w:id="643" w:author="Alikhan Serik" w:date="2026-07-02T15:46:00Z" w16du:dateUtc="2026-07-02T10:46:00Z">
              <w:r w:rsidRPr="00BE17E0">
                <w:rPr>
                  <w:color w:val="FFFFFF" w:themeColor="background1"/>
                  <w:sz w:val="18"/>
                  <w:szCs w:val="18"/>
                </w:rPr>
                <w:t xml:space="preserve">Data Type </w:t>
              </w:r>
            </w:ins>
          </w:p>
        </w:tc>
      </w:tr>
      <w:tr w:rsidR="00CB2F43" w:rsidRPr="00CB2F43" w14:paraId="429981A4" w14:textId="77777777" w:rsidTr="00B81B4B">
        <w:trPr>
          <w:trHeight w:val="468"/>
          <w:ins w:id="644" w:author="Alikhan Serik" w:date="2026-07-02T15:46:00Z"/>
        </w:trPr>
        <w:tc>
          <w:tcPr>
            <w:tcW w:w="3209" w:type="dxa"/>
          </w:tcPr>
          <w:p w14:paraId="2B2A8CE1" w14:textId="04CB3452" w:rsidR="00CB2F43" w:rsidRPr="00B81B4B" w:rsidRDefault="00CB2F43" w:rsidP="00CB2F43">
            <w:pPr>
              <w:pStyle w:val="BodyText"/>
              <w:rPr>
                <w:ins w:id="645" w:author="Alikhan Serik" w:date="2026-07-02T15:46:00Z" w16du:dateUtc="2026-07-02T10:46:00Z"/>
                <w:color w:val="404040" w:themeColor="text1" w:themeTint="BF"/>
              </w:rPr>
            </w:pPr>
            <w:ins w:id="646" w:author="Alikhan Serik" w:date="2026-07-02T15:47:00Z" w16du:dateUtc="2026-07-02T10:47:00Z">
              <w:r>
                <w:t>id</w:t>
              </w:r>
            </w:ins>
          </w:p>
        </w:tc>
        <w:tc>
          <w:tcPr>
            <w:tcW w:w="3209" w:type="dxa"/>
          </w:tcPr>
          <w:p w14:paraId="1A6B6DE1" w14:textId="02A2E46A" w:rsidR="00CB2F43" w:rsidRPr="00B81B4B" w:rsidRDefault="00CB2F43" w:rsidP="00CB2F43">
            <w:pPr>
              <w:pStyle w:val="BodyText"/>
              <w:rPr>
                <w:ins w:id="647" w:author="Alikhan Serik" w:date="2026-07-02T15:46:00Z" w16du:dateUtc="2026-07-02T10:46:00Z"/>
                <w:color w:val="404040" w:themeColor="text1" w:themeTint="BF"/>
              </w:rPr>
            </w:pPr>
            <w:ins w:id="648" w:author="Alikhan Serik" w:date="2026-07-02T15:47:00Z" w16du:dateUtc="2026-07-02T10:47:00Z">
              <w:r>
                <w:t>SERIAL, PK</w:t>
              </w:r>
            </w:ins>
          </w:p>
        </w:tc>
        <w:tc>
          <w:tcPr>
            <w:tcW w:w="3209" w:type="dxa"/>
          </w:tcPr>
          <w:p w14:paraId="266317EC" w14:textId="542C5782" w:rsidR="00CB2F43" w:rsidRPr="00CB2F43" w:rsidRDefault="00CB2F43" w:rsidP="00CB2F43">
            <w:pPr>
              <w:pStyle w:val="BodyText"/>
              <w:rPr>
                <w:ins w:id="649" w:author="Alikhan Serik" w:date="2026-07-02T15:46:00Z" w16du:dateUtc="2026-07-02T10:46:00Z"/>
                <w:color w:val="404040" w:themeColor="text1" w:themeTint="BF"/>
              </w:rPr>
            </w:pPr>
            <w:ins w:id="650" w:author="Alikhan Serik" w:date="2026-07-02T15:47:00Z" w16du:dateUtc="2026-07-02T10:47:00Z">
              <w:r w:rsidRPr="0043195E">
                <w:t>Unique transaction ID</w:t>
              </w:r>
            </w:ins>
          </w:p>
        </w:tc>
      </w:tr>
      <w:tr w:rsidR="00CB2F43" w:rsidRPr="00CB2F43" w14:paraId="63157FB7" w14:textId="77777777" w:rsidTr="00B81B4B">
        <w:trPr>
          <w:trHeight w:val="468"/>
          <w:ins w:id="651" w:author="Alikhan Serik" w:date="2026-07-02T15:47:00Z"/>
        </w:trPr>
        <w:tc>
          <w:tcPr>
            <w:tcW w:w="3209" w:type="dxa"/>
          </w:tcPr>
          <w:p w14:paraId="6B046776" w14:textId="4AD1820C" w:rsidR="00CB2F43" w:rsidRDefault="00CB2F43" w:rsidP="00CB2F43">
            <w:pPr>
              <w:pStyle w:val="BodyText"/>
              <w:rPr>
                <w:ins w:id="652" w:author="Alikhan Serik" w:date="2026-07-02T15:47:00Z" w16du:dateUtc="2026-07-02T10:47:00Z"/>
              </w:rPr>
            </w:pPr>
            <w:proofErr w:type="spellStart"/>
            <w:ins w:id="653" w:author="Alikhan Serik" w:date="2026-07-02T15:47:00Z" w16du:dateUtc="2026-07-02T10:47:00Z">
              <w:r>
                <w:t>auction_lot_id</w:t>
              </w:r>
              <w:proofErr w:type="spellEnd"/>
            </w:ins>
          </w:p>
        </w:tc>
        <w:tc>
          <w:tcPr>
            <w:tcW w:w="3209" w:type="dxa"/>
          </w:tcPr>
          <w:p w14:paraId="2301FCA0" w14:textId="6276D5C8" w:rsidR="00CB2F43" w:rsidRDefault="00CB2F43" w:rsidP="00CB2F43">
            <w:pPr>
              <w:pStyle w:val="BodyText"/>
              <w:rPr>
                <w:ins w:id="654" w:author="Alikhan Serik" w:date="2026-07-02T15:47:00Z" w16du:dateUtc="2026-07-02T10:47:00Z"/>
              </w:rPr>
            </w:pPr>
            <w:ins w:id="655" w:author="Alikhan Serik" w:date="2026-07-02T15:47:00Z" w16du:dateUtc="2026-07-02T10:47:00Z">
              <w:r>
                <w:t>INTEGER, FK, UNIQUE</w:t>
              </w:r>
            </w:ins>
          </w:p>
        </w:tc>
        <w:tc>
          <w:tcPr>
            <w:tcW w:w="3209" w:type="dxa"/>
          </w:tcPr>
          <w:p w14:paraId="1E454930" w14:textId="6BC11CF2" w:rsidR="00CB2F43" w:rsidRPr="00CB2F43" w:rsidRDefault="00CB2F43" w:rsidP="00CB2F43">
            <w:pPr>
              <w:pStyle w:val="BodyText"/>
              <w:rPr>
                <w:ins w:id="656" w:author="Alikhan Serik" w:date="2026-07-02T15:47:00Z" w16du:dateUtc="2026-07-02T10:47:00Z"/>
              </w:rPr>
            </w:pPr>
            <w:ins w:id="657" w:author="Alikhan Serik" w:date="2026-07-02T15:47:00Z" w16du:dateUtc="2026-07-02T10:47:00Z">
              <w:r w:rsidRPr="0043195E">
                <w:t>Reference to auction_lots.id (NOT NULL, UNIQUE — each lot is sold only once)</w:t>
              </w:r>
            </w:ins>
          </w:p>
        </w:tc>
      </w:tr>
      <w:tr w:rsidR="00CB2F43" w:rsidRPr="00CB2F43" w14:paraId="0C43069B" w14:textId="77777777" w:rsidTr="00B81B4B">
        <w:trPr>
          <w:trHeight w:val="468"/>
          <w:ins w:id="658" w:author="Alikhan Serik" w:date="2026-07-02T15:47:00Z"/>
        </w:trPr>
        <w:tc>
          <w:tcPr>
            <w:tcW w:w="3209" w:type="dxa"/>
          </w:tcPr>
          <w:p w14:paraId="5832A439" w14:textId="02610F80" w:rsidR="00CB2F43" w:rsidRDefault="00CB2F43" w:rsidP="00CB2F43">
            <w:pPr>
              <w:pStyle w:val="BodyText"/>
              <w:rPr>
                <w:ins w:id="659" w:author="Alikhan Serik" w:date="2026-07-02T15:47:00Z" w16du:dateUtc="2026-07-02T10:47:00Z"/>
              </w:rPr>
            </w:pPr>
            <w:proofErr w:type="spellStart"/>
            <w:ins w:id="660" w:author="Alikhan Serik" w:date="2026-07-02T15:47:00Z" w16du:dateUtc="2026-07-02T10:47:00Z">
              <w:r>
                <w:t>buyer_id</w:t>
              </w:r>
              <w:proofErr w:type="spellEnd"/>
            </w:ins>
          </w:p>
        </w:tc>
        <w:tc>
          <w:tcPr>
            <w:tcW w:w="3209" w:type="dxa"/>
          </w:tcPr>
          <w:p w14:paraId="29D307C2" w14:textId="609C54E6" w:rsidR="00CB2F43" w:rsidRDefault="00CB2F43" w:rsidP="00CB2F43">
            <w:pPr>
              <w:pStyle w:val="BodyText"/>
              <w:rPr>
                <w:ins w:id="661" w:author="Alikhan Serik" w:date="2026-07-02T15:47:00Z" w16du:dateUtc="2026-07-02T10:47:00Z"/>
              </w:rPr>
            </w:pPr>
            <w:ins w:id="662" w:author="Alikhan Serik" w:date="2026-07-02T15:47:00Z" w16du:dateUtc="2026-07-02T10:47:00Z">
              <w:r>
                <w:t>INTEGER, FK</w:t>
              </w:r>
            </w:ins>
          </w:p>
        </w:tc>
        <w:tc>
          <w:tcPr>
            <w:tcW w:w="3209" w:type="dxa"/>
          </w:tcPr>
          <w:p w14:paraId="1FDD6A48" w14:textId="0ED8DD3F" w:rsidR="00CB2F43" w:rsidRPr="00CB2F43" w:rsidRDefault="00CB2F43" w:rsidP="00CB2F43">
            <w:pPr>
              <w:pStyle w:val="BodyText"/>
              <w:rPr>
                <w:ins w:id="663" w:author="Alikhan Serik" w:date="2026-07-02T15:47:00Z" w16du:dateUtc="2026-07-02T10:47:00Z"/>
                <w:rPrChange w:id="664" w:author="Alikhan Serik" w:date="2026-07-02T15:47:00Z" w16du:dateUtc="2026-07-02T10:47:00Z">
                  <w:rPr>
                    <w:ins w:id="665" w:author="Alikhan Serik" w:date="2026-07-02T15:47:00Z" w16du:dateUtc="2026-07-02T10:47:00Z"/>
                    <w:lang w:val="ru-RU"/>
                  </w:rPr>
                </w:rPrChange>
              </w:rPr>
            </w:pPr>
            <w:ins w:id="666" w:author="Alikhan Serik" w:date="2026-07-02T15:47:00Z" w16du:dateUtc="2026-07-02T10:47:00Z">
              <w:r w:rsidRPr="0043195E">
                <w:t>Reference to users.id (Buyer) (NOT NULL)</w:t>
              </w:r>
            </w:ins>
          </w:p>
        </w:tc>
      </w:tr>
      <w:tr w:rsidR="00CB2F43" w:rsidRPr="00CB2F43" w14:paraId="77C05E02" w14:textId="77777777" w:rsidTr="00B81B4B">
        <w:trPr>
          <w:trHeight w:val="468"/>
          <w:ins w:id="667" w:author="Alikhan Serik" w:date="2026-07-02T15:47:00Z"/>
        </w:trPr>
        <w:tc>
          <w:tcPr>
            <w:tcW w:w="3209" w:type="dxa"/>
          </w:tcPr>
          <w:p w14:paraId="048DE38A" w14:textId="29E35B7A" w:rsidR="00CB2F43" w:rsidRDefault="00CB2F43" w:rsidP="00CB2F43">
            <w:pPr>
              <w:pStyle w:val="BodyText"/>
              <w:rPr>
                <w:ins w:id="668" w:author="Alikhan Serik" w:date="2026-07-02T15:47:00Z" w16du:dateUtc="2026-07-02T10:47:00Z"/>
              </w:rPr>
            </w:pPr>
            <w:proofErr w:type="spellStart"/>
            <w:ins w:id="669" w:author="Alikhan Serik" w:date="2026-07-02T15:47:00Z" w16du:dateUtc="2026-07-02T10:47:00Z">
              <w:r>
                <w:t>recording_employee_id</w:t>
              </w:r>
              <w:proofErr w:type="spellEnd"/>
            </w:ins>
          </w:p>
        </w:tc>
        <w:tc>
          <w:tcPr>
            <w:tcW w:w="3209" w:type="dxa"/>
          </w:tcPr>
          <w:p w14:paraId="525ECE91" w14:textId="12392EC4" w:rsidR="00CB2F43" w:rsidRDefault="00CB2F43" w:rsidP="00CB2F43">
            <w:pPr>
              <w:pStyle w:val="BodyText"/>
              <w:rPr>
                <w:ins w:id="670" w:author="Alikhan Serik" w:date="2026-07-02T15:47:00Z" w16du:dateUtc="2026-07-02T10:47:00Z"/>
              </w:rPr>
            </w:pPr>
            <w:ins w:id="671" w:author="Alikhan Serik" w:date="2026-07-02T15:47:00Z" w16du:dateUtc="2026-07-02T10:47:00Z">
              <w:r>
                <w:t>INTEGER, FK</w:t>
              </w:r>
            </w:ins>
          </w:p>
        </w:tc>
        <w:tc>
          <w:tcPr>
            <w:tcW w:w="3209" w:type="dxa"/>
          </w:tcPr>
          <w:p w14:paraId="1A277BAD" w14:textId="2A66B539" w:rsidR="00CB2F43" w:rsidRPr="00CB2F43" w:rsidRDefault="00CB2F43" w:rsidP="00CB2F43">
            <w:pPr>
              <w:pStyle w:val="BodyText"/>
              <w:rPr>
                <w:ins w:id="672" w:author="Alikhan Serik" w:date="2026-07-02T15:47:00Z" w16du:dateUtc="2026-07-02T10:47:00Z"/>
                <w:rPrChange w:id="673" w:author="Alikhan Serik" w:date="2026-07-02T15:47:00Z" w16du:dateUtc="2026-07-02T10:47:00Z">
                  <w:rPr>
                    <w:ins w:id="674" w:author="Alikhan Serik" w:date="2026-07-02T15:47:00Z" w16du:dateUtc="2026-07-02T10:47:00Z"/>
                    <w:lang w:val="ru-RU"/>
                  </w:rPr>
                </w:rPrChange>
              </w:rPr>
            </w:pPr>
            <w:ins w:id="675" w:author="Alikhan Serik" w:date="2026-07-02T15:47:00Z" w16du:dateUtc="2026-07-02T10:47:00Z">
              <w:r w:rsidRPr="0043195E">
                <w:t>Reference to employees.id (Registrar) (NOT NULL)</w:t>
              </w:r>
            </w:ins>
          </w:p>
        </w:tc>
      </w:tr>
      <w:tr w:rsidR="00CB2F43" w:rsidRPr="00CB2F43" w14:paraId="2821A4AF" w14:textId="77777777" w:rsidTr="00B81B4B">
        <w:trPr>
          <w:trHeight w:val="468"/>
          <w:ins w:id="676" w:author="Alikhan Serik" w:date="2026-07-02T15:47:00Z"/>
        </w:trPr>
        <w:tc>
          <w:tcPr>
            <w:tcW w:w="3209" w:type="dxa"/>
          </w:tcPr>
          <w:p w14:paraId="027E36F6" w14:textId="2DB796C8" w:rsidR="00CB2F43" w:rsidRDefault="00CB2F43" w:rsidP="00CB2F43">
            <w:pPr>
              <w:pStyle w:val="BodyText"/>
              <w:rPr>
                <w:ins w:id="677" w:author="Alikhan Serik" w:date="2026-07-02T15:47:00Z" w16du:dateUtc="2026-07-02T10:47:00Z"/>
              </w:rPr>
            </w:pPr>
            <w:proofErr w:type="spellStart"/>
            <w:ins w:id="678" w:author="Alikhan Serik" w:date="2026-07-02T15:47:00Z" w16du:dateUtc="2026-07-02T10:47:00Z">
              <w:r>
                <w:t>actual_price</w:t>
              </w:r>
              <w:proofErr w:type="spellEnd"/>
            </w:ins>
          </w:p>
        </w:tc>
        <w:tc>
          <w:tcPr>
            <w:tcW w:w="3209" w:type="dxa"/>
          </w:tcPr>
          <w:p w14:paraId="3F0F204F" w14:textId="77203BE3" w:rsidR="00CB2F43" w:rsidRDefault="00CB2F43" w:rsidP="00CB2F43">
            <w:pPr>
              <w:pStyle w:val="BodyText"/>
              <w:rPr>
                <w:ins w:id="679" w:author="Alikhan Serik" w:date="2026-07-02T15:47:00Z" w16du:dateUtc="2026-07-02T10:47:00Z"/>
              </w:rPr>
            </w:pPr>
            <w:ins w:id="680" w:author="Alikhan Serik" w:date="2026-07-02T15:47:00Z" w16du:dateUtc="2026-07-02T10:47:00Z">
              <w:r>
                <w:t>DECIMAL(10,2)</w:t>
              </w:r>
            </w:ins>
          </w:p>
        </w:tc>
        <w:tc>
          <w:tcPr>
            <w:tcW w:w="3209" w:type="dxa"/>
          </w:tcPr>
          <w:p w14:paraId="42573F3B" w14:textId="54B265E7" w:rsidR="00CB2F43" w:rsidRPr="00CB2F43" w:rsidRDefault="00CB2F43" w:rsidP="00CB2F43">
            <w:pPr>
              <w:pStyle w:val="BodyText"/>
              <w:rPr>
                <w:ins w:id="681" w:author="Alikhan Serik" w:date="2026-07-02T15:47:00Z" w16du:dateUtc="2026-07-02T10:47:00Z"/>
                <w:rPrChange w:id="682" w:author="Alikhan Serik" w:date="2026-07-02T15:47:00Z" w16du:dateUtc="2026-07-02T10:47:00Z">
                  <w:rPr>
                    <w:ins w:id="683" w:author="Alikhan Serik" w:date="2026-07-02T15:47:00Z" w16du:dateUtc="2026-07-02T10:47:00Z"/>
                    <w:lang w:val="ru-RU"/>
                  </w:rPr>
                </w:rPrChange>
              </w:rPr>
            </w:pPr>
            <w:ins w:id="684" w:author="Alikhan Serik" w:date="2026-07-02T15:47:00Z" w16du:dateUtc="2026-07-02T10:47:00Z">
              <w:r w:rsidRPr="0043195E">
                <w:t>Actual sale price (NOT NULL)</w:t>
              </w:r>
            </w:ins>
          </w:p>
        </w:tc>
      </w:tr>
      <w:tr w:rsidR="00CB2F43" w:rsidRPr="00CB2F43" w14:paraId="49B9720C" w14:textId="77777777" w:rsidTr="00B81B4B">
        <w:trPr>
          <w:trHeight w:val="468"/>
          <w:ins w:id="685" w:author="Alikhan Serik" w:date="2026-07-02T15:47:00Z"/>
        </w:trPr>
        <w:tc>
          <w:tcPr>
            <w:tcW w:w="3209" w:type="dxa"/>
          </w:tcPr>
          <w:p w14:paraId="14282F83" w14:textId="6A5910DF" w:rsidR="00CB2F43" w:rsidRDefault="00CB2F43" w:rsidP="00CB2F43">
            <w:pPr>
              <w:pStyle w:val="BodyText"/>
              <w:rPr>
                <w:ins w:id="686" w:author="Alikhan Serik" w:date="2026-07-02T15:47:00Z" w16du:dateUtc="2026-07-02T10:47:00Z"/>
              </w:rPr>
            </w:pPr>
            <w:proofErr w:type="spellStart"/>
            <w:ins w:id="687" w:author="Alikhan Serik" w:date="2026-07-02T15:47:00Z" w16du:dateUtc="2026-07-02T10:47:00Z">
              <w:r>
                <w:t>sale_time</w:t>
              </w:r>
              <w:proofErr w:type="spellEnd"/>
            </w:ins>
          </w:p>
        </w:tc>
        <w:tc>
          <w:tcPr>
            <w:tcW w:w="3209" w:type="dxa"/>
          </w:tcPr>
          <w:p w14:paraId="64B3818A" w14:textId="75E92508" w:rsidR="00CB2F43" w:rsidRDefault="00CB2F43" w:rsidP="00CB2F43">
            <w:pPr>
              <w:pStyle w:val="BodyText"/>
              <w:rPr>
                <w:ins w:id="688" w:author="Alikhan Serik" w:date="2026-07-02T15:47:00Z" w16du:dateUtc="2026-07-02T10:47:00Z"/>
              </w:rPr>
            </w:pPr>
            <w:ins w:id="689" w:author="Alikhan Serik" w:date="2026-07-02T15:47:00Z" w16du:dateUtc="2026-07-02T10:47:00Z">
              <w:r>
                <w:t>TIMESTAMP</w:t>
              </w:r>
            </w:ins>
          </w:p>
        </w:tc>
        <w:tc>
          <w:tcPr>
            <w:tcW w:w="3209" w:type="dxa"/>
          </w:tcPr>
          <w:p w14:paraId="557D79E0" w14:textId="23C3512F" w:rsidR="00CB2F43" w:rsidRPr="00CB2F43" w:rsidRDefault="00CB2F43" w:rsidP="00CB2F43">
            <w:pPr>
              <w:pStyle w:val="BodyText"/>
              <w:rPr>
                <w:ins w:id="690" w:author="Alikhan Serik" w:date="2026-07-02T15:47:00Z" w16du:dateUtc="2026-07-02T10:47:00Z"/>
                <w:rPrChange w:id="691" w:author="Alikhan Serik" w:date="2026-07-02T15:47:00Z" w16du:dateUtc="2026-07-02T10:47:00Z">
                  <w:rPr>
                    <w:ins w:id="692" w:author="Alikhan Serik" w:date="2026-07-02T15:47:00Z" w16du:dateUtc="2026-07-02T10:47:00Z"/>
                    <w:lang w:val="ru-RU"/>
                  </w:rPr>
                </w:rPrChange>
              </w:rPr>
            </w:pPr>
            <w:ins w:id="693" w:author="Alikhan Serik" w:date="2026-07-02T15:47:00Z" w16du:dateUtc="2026-07-02T10:47:00Z">
              <w:r w:rsidRPr="0043195E">
                <w:t>Transaction confirmation time (NOT NULL)</w:t>
              </w:r>
            </w:ins>
          </w:p>
        </w:tc>
      </w:tr>
    </w:tbl>
    <w:p w14:paraId="434F19D4" w14:textId="77777777" w:rsidR="00CB2F43" w:rsidRPr="00CB2F43" w:rsidRDefault="00CB2F43" w:rsidP="006F645E">
      <w:pPr>
        <w:pStyle w:val="BodyText"/>
      </w:pPr>
    </w:p>
    <w:p w14:paraId="563BCA8A" w14:textId="72F78E10" w:rsidR="006F645E" w:rsidRDefault="009D7BE5" w:rsidP="006F645E">
      <w:pPr>
        <w:pStyle w:val="BodyText"/>
      </w:pPr>
      <w:r>
        <w:t>Comments on</w:t>
      </w:r>
      <w:r w:rsidR="002E6935">
        <w:t xml:space="preserve"> table</w:t>
      </w:r>
      <w:r>
        <w:t xml:space="preserve"> relationships</w:t>
      </w:r>
    </w:p>
    <w:p w14:paraId="1D0B67F8" w14:textId="040003A6" w:rsidR="006F645E" w:rsidRDefault="00CB2F43" w:rsidP="00CB2F43">
      <w:pPr>
        <w:pStyle w:val="BodyText"/>
        <w:numPr>
          <w:ilvl w:val="0"/>
          <w:numId w:val="28"/>
        </w:numPr>
        <w:jc w:val="both"/>
        <w:rPr>
          <w:ins w:id="694" w:author="Alikhan Serik" w:date="2026-07-02T15:48:00Z" w16du:dateUtc="2026-07-02T10:48:00Z"/>
        </w:rPr>
      </w:pPr>
      <w:ins w:id="695" w:author="Alikhan Serik" w:date="2026-07-02T15:48:00Z" w16du:dateUtc="2026-07-02T10:48:00Z">
        <w:r w:rsidRPr="00CB2F43">
          <w:t>The many-to-many (M:N) relationship between Items and Categories has been successfully implemented using the intermediate table `</w:t>
        </w:r>
        <w:proofErr w:type="spellStart"/>
        <w:r w:rsidRPr="00CB2F43">
          <w:t>item_categories</w:t>
        </w:r>
        <w:proofErr w:type="spellEnd"/>
        <w:r w:rsidRPr="00CB2F43">
          <w:t>`. This allows for flexible classification of items.</w:t>
        </w:r>
      </w:ins>
    </w:p>
    <w:p w14:paraId="378C4E4F" w14:textId="548B7E65" w:rsidR="00CB2F43" w:rsidRDefault="00CB2F43" w:rsidP="00CB2F43">
      <w:pPr>
        <w:pStyle w:val="BodyText"/>
        <w:numPr>
          <w:ilvl w:val="0"/>
          <w:numId w:val="28"/>
        </w:numPr>
        <w:jc w:val="both"/>
        <w:rPr>
          <w:ins w:id="696" w:author="Alikhan Serik" w:date="2026-07-02T15:49:00Z" w16du:dateUtc="2026-07-02T10:49:00Z"/>
        </w:rPr>
      </w:pPr>
      <w:ins w:id="697" w:author="Alikhan Serik" w:date="2026-07-02T15:48:00Z" w16du:dateUtc="2026-07-02T10:48:00Z">
        <w:r w:rsidRPr="00CB2F43">
          <w:t xml:space="preserve">The many-to-many (M:N) relationship between Auctions and Employees is implemented via the </w:t>
        </w:r>
        <w:proofErr w:type="spellStart"/>
        <w:r w:rsidRPr="00CB2F43">
          <w:t>auction_employees</w:t>
        </w:r>
        <w:proofErr w:type="spellEnd"/>
        <w:r w:rsidRPr="00CB2F43">
          <w:t xml:space="preserve"> table to accurately track staff at auction sites.</w:t>
        </w:r>
      </w:ins>
    </w:p>
    <w:p w14:paraId="50D9669E" w14:textId="44B1DD65" w:rsidR="00CB2F43" w:rsidRDefault="00CB2F43" w:rsidP="00CB2F43">
      <w:pPr>
        <w:pStyle w:val="BodyText"/>
        <w:numPr>
          <w:ilvl w:val="0"/>
          <w:numId w:val="28"/>
        </w:numPr>
        <w:jc w:val="both"/>
        <w:rPr>
          <w:ins w:id="698" w:author="Alikhan Serik" w:date="2026-07-02T15:49:00Z" w16du:dateUtc="2026-07-02T10:49:00Z"/>
        </w:rPr>
      </w:pPr>
      <w:ins w:id="699" w:author="Alikhan Serik" w:date="2026-07-02T15:49:00Z" w16du:dateUtc="2026-07-02T10:49:00Z">
        <w:r w:rsidRPr="00CB2F43">
          <w:lastRenderedPageBreak/>
          <w:t xml:space="preserve">The </w:t>
        </w:r>
        <w:proofErr w:type="spellStart"/>
        <w:r w:rsidRPr="00CB2F43">
          <w:t>auction_lots</w:t>
        </w:r>
        <w:proofErr w:type="spellEnd"/>
        <w:r w:rsidRPr="00CB2F43">
          <w:t xml:space="preserve"> table resolves the issue of duplicate lot numbers across different auctions. The </w:t>
        </w:r>
        <w:proofErr w:type="spellStart"/>
        <w:r w:rsidRPr="00CB2F43">
          <w:t>lot_number</w:t>
        </w:r>
        <w:proofErr w:type="spellEnd"/>
        <w:r w:rsidRPr="00CB2F43">
          <w:t xml:space="preserve"> field is unique only within the context of the (</w:t>
        </w:r>
        <w:proofErr w:type="spellStart"/>
        <w:r w:rsidRPr="00CB2F43">
          <w:t>auction_id</w:t>
        </w:r>
        <w:proofErr w:type="spellEnd"/>
        <w:r w:rsidRPr="00CB2F43">
          <w:t xml:space="preserve">, </w:t>
        </w:r>
        <w:proofErr w:type="spellStart"/>
        <w:r w:rsidRPr="00CB2F43">
          <w:t>item_id</w:t>
        </w:r>
        <w:proofErr w:type="spellEnd"/>
        <w:r w:rsidRPr="00CB2F43">
          <w:t>) pair.</w:t>
        </w:r>
      </w:ins>
    </w:p>
    <w:p w14:paraId="14226AD7" w14:textId="64F2F8C7" w:rsidR="00CB2F43" w:rsidRDefault="00CB2F43">
      <w:pPr>
        <w:pStyle w:val="BodyText"/>
        <w:numPr>
          <w:ilvl w:val="0"/>
          <w:numId w:val="28"/>
        </w:numPr>
        <w:jc w:val="both"/>
        <w:pPrChange w:id="700" w:author="Alikhan Serik" w:date="2026-07-02T15:48:00Z" w16du:dateUtc="2026-07-02T10:48:00Z">
          <w:pPr>
            <w:pStyle w:val="BodyText"/>
          </w:pPr>
        </w:pPrChange>
      </w:pPr>
      <w:ins w:id="701" w:author="Alikhan Serik" w:date="2026-07-02T15:49:00Z" w16du:dateUtc="2026-07-02T10:49:00Z">
        <w:r w:rsidRPr="00CB2F43">
          <w:t xml:space="preserve">The sales table has a 1:1 relationship with </w:t>
        </w:r>
        <w:proofErr w:type="spellStart"/>
        <w:r w:rsidRPr="00CB2F43">
          <w:t>auction_lots</w:t>
        </w:r>
        <w:proofErr w:type="spellEnd"/>
        <w:r w:rsidRPr="00CB2F43">
          <w:t xml:space="preserve"> via a unique foreign key (UNIQUE CONSTRAINT on </w:t>
        </w:r>
        <w:proofErr w:type="spellStart"/>
        <w:r w:rsidRPr="00CB2F43">
          <w:t>auction_lot_id</w:t>
        </w:r>
        <w:proofErr w:type="spellEnd"/>
        <w:r w:rsidRPr="00CB2F43">
          <w:t>), since a specific lot listed for sale can be marked as sold only once.</w:t>
        </w:r>
      </w:ins>
    </w:p>
    <w:p w14:paraId="75E47102" w14:textId="419F4246" w:rsidR="006F645E" w:rsidDel="008B2029" w:rsidRDefault="006F645E" w:rsidP="006F645E">
      <w:pPr>
        <w:pStyle w:val="BodyText"/>
        <w:rPr>
          <w:del w:id="702" w:author="Alikhan Serik" w:date="2026-07-02T15:20:00Z" w16du:dateUtc="2026-07-02T10:20:00Z"/>
        </w:rPr>
      </w:pPr>
      <w:del w:id="703" w:author="Alikhan Serik" w:date="2026-07-02T15:20:00Z" w16du:dateUtc="2026-07-02T10:20:00Z">
        <w:r w:rsidDel="008B2029">
          <w:delText>Example with data</w:delText>
        </w:r>
      </w:del>
    </w:p>
    <w:p w14:paraId="25867221" w14:textId="15BE5B2A" w:rsidR="00BE17E0" w:rsidDel="008B2029" w:rsidRDefault="00BE17E0" w:rsidP="006F645E">
      <w:pPr>
        <w:pStyle w:val="BodyText"/>
        <w:rPr>
          <w:del w:id="704" w:author="Alikhan Serik" w:date="2026-07-02T15:20:00Z" w16du:dateUtc="2026-07-02T10:20:00Z"/>
        </w:rPr>
      </w:pPr>
    </w:p>
    <w:tbl>
      <w:tblPr>
        <w:tblW w:w="0" w:type="auto"/>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Grid>
        <w:gridCol w:w="2302"/>
        <w:gridCol w:w="2302"/>
        <w:gridCol w:w="2302"/>
        <w:gridCol w:w="2302"/>
      </w:tblGrid>
      <w:tr w:rsidR="00BE17E0" w:rsidDel="008B2029" w14:paraId="7D509B5F" w14:textId="68D05422" w:rsidTr="003C7C6B">
        <w:trPr>
          <w:trHeight w:val="292"/>
          <w:del w:id="705" w:author="Alikhan Serik" w:date="2026-07-02T15:20:00Z"/>
        </w:trPr>
        <w:tc>
          <w:tcPr>
            <w:tcW w:w="2302" w:type="dxa"/>
            <w:shd w:val="clear" w:color="auto" w:fill="76CDD8"/>
          </w:tcPr>
          <w:p w14:paraId="786CAE32" w14:textId="420BE69E" w:rsidR="00BE17E0" w:rsidRPr="00BE17E0" w:rsidDel="008B2029" w:rsidRDefault="00BE17E0" w:rsidP="003C7C6B">
            <w:pPr>
              <w:pStyle w:val="BodyText"/>
              <w:widowControl w:val="0"/>
              <w:spacing w:line="360" w:lineRule="auto"/>
              <w:jc w:val="center"/>
              <w:rPr>
                <w:del w:id="706" w:author="Alikhan Serik" w:date="2026-07-02T15:20:00Z" w16du:dateUtc="2026-07-02T10:20:00Z"/>
                <w:color w:val="FFFFFF" w:themeColor="background1"/>
                <w:sz w:val="18"/>
                <w:szCs w:val="18"/>
              </w:rPr>
            </w:pPr>
            <w:del w:id="707" w:author="Alikhan Serik" w:date="2026-07-02T15:20:00Z" w16du:dateUtc="2026-07-02T10:20:00Z">
              <w:r w:rsidDel="008B2029">
                <w:rPr>
                  <w:color w:val="FFFFFF" w:themeColor="background1"/>
                  <w:sz w:val="18"/>
                  <w:szCs w:val="18"/>
                </w:rPr>
                <w:delText>Field Name 1</w:delText>
              </w:r>
            </w:del>
          </w:p>
        </w:tc>
        <w:tc>
          <w:tcPr>
            <w:tcW w:w="2302" w:type="dxa"/>
            <w:shd w:val="clear" w:color="auto" w:fill="76CDD8"/>
          </w:tcPr>
          <w:p w14:paraId="7C63B6B0" w14:textId="58DC5D88" w:rsidR="00BE17E0" w:rsidRPr="00BE17E0" w:rsidDel="008B2029" w:rsidRDefault="00BE17E0" w:rsidP="003C7C6B">
            <w:pPr>
              <w:pStyle w:val="BodyText"/>
              <w:widowControl w:val="0"/>
              <w:spacing w:line="360" w:lineRule="auto"/>
              <w:jc w:val="center"/>
              <w:rPr>
                <w:del w:id="708" w:author="Alikhan Serik" w:date="2026-07-02T15:20:00Z" w16du:dateUtc="2026-07-02T10:20:00Z"/>
                <w:color w:val="FFFFFF" w:themeColor="background1"/>
                <w:sz w:val="18"/>
                <w:szCs w:val="18"/>
              </w:rPr>
            </w:pPr>
            <w:del w:id="709" w:author="Alikhan Serik" w:date="2026-07-02T15:20:00Z" w16du:dateUtc="2026-07-02T10:20:00Z">
              <w:r w:rsidRPr="00BE17E0" w:rsidDel="008B2029">
                <w:rPr>
                  <w:color w:val="FFFFFF" w:themeColor="background1"/>
                  <w:sz w:val="18"/>
                  <w:szCs w:val="18"/>
                </w:rPr>
                <w:delText xml:space="preserve">Field name </w:delText>
              </w:r>
              <w:r w:rsidDel="008B2029">
                <w:rPr>
                  <w:color w:val="FFFFFF" w:themeColor="background1"/>
                  <w:sz w:val="18"/>
                  <w:szCs w:val="18"/>
                </w:rPr>
                <w:delText>2</w:delText>
              </w:r>
            </w:del>
          </w:p>
        </w:tc>
        <w:tc>
          <w:tcPr>
            <w:tcW w:w="2302" w:type="dxa"/>
            <w:shd w:val="clear" w:color="auto" w:fill="76CDD8"/>
          </w:tcPr>
          <w:p w14:paraId="186467F7" w14:textId="5B319622" w:rsidR="00BE17E0" w:rsidRPr="00BE17E0" w:rsidDel="008B2029" w:rsidRDefault="00BE17E0" w:rsidP="003C7C6B">
            <w:pPr>
              <w:pStyle w:val="BodyText"/>
              <w:widowControl w:val="0"/>
              <w:spacing w:line="360" w:lineRule="auto"/>
              <w:jc w:val="center"/>
              <w:rPr>
                <w:del w:id="710" w:author="Alikhan Serik" w:date="2026-07-02T15:20:00Z" w16du:dateUtc="2026-07-02T10:20:00Z"/>
                <w:color w:val="FFFFFF" w:themeColor="background1"/>
                <w:sz w:val="18"/>
                <w:szCs w:val="18"/>
              </w:rPr>
            </w:pPr>
            <w:del w:id="711" w:author="Alikhan Serik" w:date="2026-07-02T15:20:00Z" w16du:dateUtc="2026-07-02T10:20:00Z">
              <w:r w:rsidRPr="00BE17E0" w:rsidDel="008B2029">
                <w:rPr>
                  <w:color w:val="FFFFFF" w:themeColor="background1"/>
                  <w:sz w:val="18"/>
                  <w:szCs w:val="18"/>
                </w:rPr>
                <w:delText xml:space="preserve">Field name </w:delText>
              </w:r>
              <w:r w:rsidDel="008B2029">
                <w:rPr>
                  <w:color w:val="FFFFFF" w:themeColor="background1"/>
                  <w:sz w:val="18"/>
                  <w:szCs w:val="18"/>
                </w:rPr>
                <w:delText>3</w:delText>
              </w:r>
            </w:del>
          </w:p>
        </w:tc>
        <w:tc>
          <w:tcPr>
            <w:tcW w:w="2302" w:type="dxa"/>
            <w:shd w:val="clear" w:color="auto" w:fill="76CDD8"/>
          </w:tcPr>
          <w:p w14:paraId="5EF5231B" w14:textId="41294F34" w:rsidR="00BE17E0" w:rsidRPr="00BE17E0" w:rsidDel="008B2029" w:rsidRDefault="00BE17E0" w:rsidP="003C7C6B">
            <w:pPr>
              <w:pStyle w:val="BodyText"/>
              <w:widowControl w:val="0"/>
              <w:spacing w:line="360" w:lineRule="auto"/>
              <w:jc w:val="center"/>
              <w:rPr>
                <w:del w:id="712" w:author="Alikhan Serik" w:date="2026-07-02T15:20:00Z" w16du:dateUtc="2026-07-02T10:20:00Z"/>
                <w:color w:val="FFFFFF" w:themeColor="background1"/>
                <w:sz w:val="18"/>
                <w:szCs w:val="18"/>
              </w:rPr>
            </w:pPr>
            <w:del w:id="713" w:author="Alikhan Serik" w:date="2026-07-02T15:20:00Z" w16du:dateUtc="2026-07-02T10:20:00Z">
              <w:r w:rsidRPr="00BE17E0" w:rsidDel="008B2029">
                <w:rPr>
                  <w:color w:val="FFFFFF" w:themeColor="background1"/>
                  <w:sz w:val="18"/>
                  <w:szCs w:val="18"/>
                </w:rPr>
                <w:delText>Field</w:delText>
              </w:r>
              <w:r w:rsidDel="008B2029">
                <w:rPr>
                  <w:color w:val="FFFFFF" w:themeColor="background1"/>
                  <w:sz w:val="18"/>
                  <w:szCs w:val="18"/>
                </w:rPr>
                <w:delText xml:space="preserve"> name N</w:delText>
              </w:r>
            </w:del>
          </w:p>
        </w:tc>
      </w:tr>
      <w:tr w:rsidR="00BE17E0" w:rsidDel="008B2029" w14:paraId="675CC18D" w14:textId="7949460D" w:rsidTr="00BE17E0">
        <w:trPr>
          <w:trHeight w:val="432"/>
          <w:del w:id="714" w:author="Alikhan Serik" w:date="2026-07-02T15:20:00Z"/>
        </w:trPr>
        <w:tc>
          <w:tcPr>
            <w:tcW w:w="2302" w:type="dxa"/>
          </w:tcPr>
          <w:p w14:paraId="1865802E" w14:textId="607FA2F2" w:rsidR="00BE17E0" w:rsidDel="008B2029" w:rsidRDefault="00BE17E0" w:rsidP="003C7C6B">
            <w:pPr>
              <w:pStyle w:val="BodyText"/>
              <w:rPr>
                <w:del w:id="715" w:author="Alikhan Serik" w:date="2026-07-02T15:20:00Z" w16du:dateUtc="2026-07-02T10:20:00Z"/>
              </w:rPr>
            </w:pPr>
            <w:del w:id="716" w:author="Alikhan Serik" w:date="2026-07-02T15:20:00Z" w16du:dateUtc="2026-07-02T10:20:00Z">
              <w:r w:rsidDel="008B2029">
                <w:delText xml:space="preserve"> 1</w:delText>
              </w:r>
            </w:del>
          </w:p>
        </w:tc>
        <w:tc>
          <w:tcPr>
            <w:tcW w:w="2302" w:type="dxa"/>
          </w:tcPr>
          <w:p w14:paraId="08F31126" w14:textId="246FC9A8" w:rsidR="00BE17E0" w:rsidDel="008B2029" w:rsidRDefault="00BE17E0" w:rsidP="003C7C6B">
            <w:pPr>
              <w:pStyle w:val="BodyText"/>
              <w:rPr>
                <w:del w:id="717" w:author="Alikhan Serik" w:date="2026-07-02T15:20:00Z" w16du:dateUtc="2026-07-02T10:20:00Z"/>
              </w:rPr>
            </w:pPr>
            <w:del w:id="718" w:author="Alikhan Serik" w:date="2026-07-02T15:20:00Z" w16du:dateUtc="2026-07-02T10:20:00Z">
              <w:r w:rsidDel="008B2029">
                <w:delText>aaa</w:delText>
              </w:r>
            </w:del>
          </w:p>
        </w:tc>
        <w:tc>
          <w:tcPr>
            <w:tcW w:w="2302" w:type="dxa"/>
          </w:tcPr>
          <w:p w14:paraId="6FE58743" w14:textId="33B68218" w:rsidR="00BE17E0" w:rsidDel="008B2029" w:rsidRDefault="00BE17E0" w:rsidP="003C7C6B">
            <w:pPr>
              <w:pStyle w:val="BodyText"/>
              <w:rPr>
                <w:del w:id="719" w:author="Alikhan Serik" w:date="2026-07-02T15:20:00Z" w16du:dateUtc="2026-07-02T10:20:00Z"/>
              </w:rPr>
            </w:pPr>
            <w:del w:id="720" w:author="Alikhan Serik" w:date="2026-07-02T15:20:00Z" w16du:dateUtc="2026-07-02T10:20:00Z">
              <w:r w:rsidDel="008B2029">
                <w:delText>123</w:delText>
              </w:r>
            </w:del>
          </w:p>
        </w:tc>
        <w:tc>
          <w:tcPr>
            <w:tcW w:w="2302" w:type="dxa"/>
          </w:tcPr>
          <w:p w14:paraId="538318D7" w14:textId="36B2829B" w:rsidR="00BE17E0" w:rsidDel="008B2029" w:rsidRDefault="00BE17E0" w:rsidP="003C7C6B">
            <w:pPr>
              <w:pStyle w:val="BodyText"/>
              <w:rPr>
                <w:del w:id="721" w:author="Alikhan Serik" w:date="2026-07-02T15:20:00Z" w16du:dateUtc="2026-07-02T10:20:00Z"/>
              </w:rPr>
            </w:pPr>
            <w:del w:id="722" w:author="Alikhan Serik" w:date="2026-07-02T15:20:00Z" w16du:dateUtc="2026-07-02T10:20:00Z">
              <w:r w:rsidDel="008B2029">
                <w:delText>1234</w:delText>
              </w:r>
            </w:del>
          </w:p>
        </w:tc>
      </w:tr>
    </w:tbl>
    <w:p w14:paraId="455288B0" w14:textId="0B116773" w:rsidR="00BE17E0" w:rsidDel="00CB2F43" w:rsidRDefault="00BE17E0" w:rsidP="006F645E">
      <w:pPr>
        <w:pStyle w:val="BodyText"/>
        <w:rPr>
          <w:del w:id="723" w:author="Alikhan Serik" w:date="2026-07-02T15:20:00Z" w16du:dateUtc="2026-07-02T10:20:00Z"/>
        </w:rPr>
      </w:pPr>
    </w:p>
    <w:p w14:paraId="719B5C65" w14:textId="77777777" w:rsidR="00CB2F43" w:rsidRDefault="00CB2F43" w:rsidP="006F645E">
      <w:pPr>
        <w:pStyle w:val="BodyText"/>
        <w:rPr>
          <w:ins w:id="724" w:author="Alikhan Serik" w:date="2026-07-02T15:49:00Z" w16du:dateUtc="2026-07-02T10:49:00Z"/>
        </w:rPr>
      </w:pPr>
    </w:p>
    <w:p w14:paraId="02841AC7" w14:textId="5656FF7B" w:rsidR="00CB2F43" w:rsidRDefault="00CB2F43" w:rsidP="006F645E">
      <w:pPr>
        <w:pStyle w:val="BodyText"/>
        <w:rPr>
          <w:ins w:id="725" w:author="Alikhan Serik" w:date="2026-07-02T15:49:00Z" w16du:dateUtc="2026-07-02T10:49:00Z"/>
        </w:rPr>
      </w:pPr>
      <w:ins w:id="726" w:author="Alikhan Serik" w:date="2026-07-02T15:49:00Z" w16du:dateUtc="2026-07-02T10:49:00Z">
        <w:r w:rsidRPr="00CB2F43">
          <w:t>Example with data</w:t>
        </w:r>
      </w:ins>
    </w:p>
    <w:p w14:paraId="777418BB" w14:textId="2A4D01C0" w:rsidR="00CB2F43" w:rsidRDefault="00CB2F43" w:rsidP="006F645E">
      <w:pPr>
        <w:pStyle w:val="BodyText"/>
        <w:rPr>
          <w:ins w:id="727" w:author="Alikhan Serik" w:date="2026-07-02T15:51:00Z" w16du:dateUtc="2026-07-02T10:51:00Z"/>
        </w:rPr>
      </w:pPr>
      <w:ins w:id="728" w:author="Alikhan Serik" w:date="2026-07-02T15:50:00Z" w16du:dateUtc="2026-07-02T10:50:00Z">
        <w:r w:rsidRPr="00CB2F43">
          <w:t>Example of filling in the “users” table:</w:t>
        </w:r>
      </w:ins>
    </w:p>
    <w:p w14:paraId="6334F25D" w14:textId="77777777" w:rsidR="00CB2F43" w:rsidRDefault="00CB2F43" w:rsidP="006F645E">
      <w:pPr>
        <w:pStyle w:val="BodyText"/>
        <w:rPr>
          <w:ins w:id="729" w:author="Alikhan Serik" w:date="2026-07-02T15:49:00Z" w16du:dateUtc="2026-07-02T10:49:00Z"/>
        </w:rPr>
      </w:pPr>
    </w:p>
    <w:tbl>
      <w:tblPr>
        <w:tblW w:w="9702"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Change w:id="730" w:author="Alikhan Serik" w:date="2026-07-02T15:58:00Z" w16du:dateUtc="2026-07-02T10:58:00Z">
          <w:tblPr>
            <w:tblW w:w="9585" w:type="dxa"/>
            <w:tblInd w:w="-108" w:type="dxa"/>
            <w:tblBorders>
              <w:top w:val="single" w:sz="4" w:space="0" w:color="76CDD8"/>
              <w:left w:val="single" w:sz="4" w:space="0" w:color="76CDD8"/>
              <w:bottom w:val="single" w:sz="4" w:space="0" w:color="76CDD8"/>
              <w:right w:val="single" w:sz="4" w:space="0" w:color="76CDD8"/>
              <w:insideH w:val="single" w:sz="4" w:space="0" w:color="76CDD8"/>
              <w:insideV w:val="single" w:sz="4" w:space="0" w:color="76CDD8"/>
            </w:tblBorders>
            <w:tblLayout w:type="fixed"/>
            <w:tblLook w:val="0000" w:firstRow="0" w:lastRow="0" w:firstColumn="0" w:lastColumn="0" w:noHBand="0" w:noVBand="0"/>
          </w:tblPr>
        </w:tblPrChange>
      </w:tblPr>
      <w:tblGrid>
        <w:gridCol w:w="529"/>
        <w:gridCol w:w="1701"/>
        <w:gridCol w:w="2621"/>
        <w:gridCol w:w="1617"/>
        <w:gridCol w:w="1617"/>
        <w:gridCol w:w="1617"/>
        <w:tblGridChange w:id="731">
          <w:tblGrid>
            <w:gridCol w:w="108"/>
            <w:gridCol w:w="421"/>
            <w:gridCol w:w="1496"/>
            <w:gridCol w:w="205"/>
            <w:gridCol w:w="1712"/>
            <w:gridCol w:w="909"/>
            <w:gridCol w:w="1008"/>
            <w:gridCol w:w="609"/>
            <w:gridCol w:w="1308"/>
            <w:gridCol w:w="309"/>
            <w:gridCol w:w="1608"/>
            <w:gridCol w:w="9"/>
            <w:gridCol w:w="1908"/>
          </w:tblGrid>
        </w:tblGridChange>
      </w:tblGrid>
      <w:tr w:rsidR="00685053" w14:paraId="53B53930" w14:textId="6287483B" w:rsidTr="00685053">
        <w:trPr>
          <w:trHeight w:val="274"/>
          <w:ins w:id="732" w:author="Alikhan Serik" w:date="2026-07-02T15:51:00Z"/>
          <w:trPrChange w:id="733" w:author="Alikhan Serik" w:date="2026-07-02T15:58:00Z" w16du:dateUtc="2026-07-02T10:58:00Z">
            <w:trPr>
              <w:gridBefore w:val="1"/>
              <w:trHeight w:val="281"/>
            </w:trPr>
          </w:trPrChange>
        </w:trPr>
        <w:tc>
          <w:tcPr>
            <w:tcW w:w="529" w:type="dxa"/>
            <w:shd w:val="clear" w:color="auto" w:fill="76CDD8"/>
            <w:tcPrChange w:id="734" w:author="Alikhan Serik" w:date="2026-07-02T15:58:00Z" w16du:dateUtc="2026-07-02T10:58:00Z">
              <w:tcPr>
                <w:tcW w:w="1917" w:type="dxa"/>
                <w:gridSpan w:val="2"/>
                <w:shd w:val="clear" w:color="auto" w:fill="76CDD8"/>
              </w:tcPr>
            </w:tcPrChange>
          </w:tcPr>
          <w:p w14:paraId="4F046F39" w14:textId="40D8A7F5" w:rsidR="00685053" w:rsidRPr="00BE17E0" w:rsidRDefault="00685053" w:rsidP="00CB2F43">
            <w:pPr>
              <w:pStyle w:val="BodyText"/>
              <w:widowControl w:val="0"/>
              <w:spacing w:line="360" w:lineRule="auto"/>
              <w:jc w:val="center"/>
              <w:rPr>
                <w:ins w:id="735" w:author="Alikhan Serik" w:date="2026-07-02T15:51:00Z" w16du:dateUtc="2026-07-02T10:51:00Z"/>
                <w:color w:val="FFFFFF" w:themeColor="background1"/>
                <w:sz w:val="18"/>
                <w:szCs w:val="18"/>
              </w:rPr>
            </w:pPr>
            <w:ins w:id="736" w:author="Alikhan Serik" w:date="2026-07-02T15:52:00Z" w16du:dateUtc="2026-07-02T10:52:00Z">
              <w:r>
                <w:rPr>
                  <w:b/>
                </w:rPr>
                <w:t>id</w:t>
              </w:r>
            </w:ins>
          </w:p>
        </w:tc>
        <w:tc>
          <w:tcPr>
            <w:tcW w:w="1701" w:type="dxa"/>
            <w:shd w:val="clear" w:color="auto" w:fill="76CDD8"/>
            <w:tcPrChange w:id="737" w:author="Alikhan Serik" w:date="2026-07-02T15:58:00Z" w16du:dateUtc="2026-07-02T10:58:00Z">
              <w:tcPr>
                <w:tcW w:w="1917" w:type="dxa"/>
                <w:gridSpan w:val="2"/>
                <w:shd w:val="clear" w:color="auto" w:fill="76CDD8"/>
              </w:tcPr>
            </w:tcPrChange>
          </w:tcPr>
          <w:p w14:paraId="782BAA5B" w14:textId="52B03938" w:rsidR="00685053" w:rsidRPr="00BE17E0" w:rsidRDefault="00685053" w:rsidP="00CB2F43">
            <w:pPr>
              <w:pStyle w:val="BodyText"/>
              <w:widowControl w:val="0"/>
              <w:spacing w:line="360" w:lineRule="auto"/>
              <w:jc w:val="center"/>
              <w:rPr>
                <w:ins w:id="738" w:author="Alikhan Serik" w:date="2026-07-02T15:51:00Z" w16du:dateUtc="2026-07-02T10:51:00Z"/>
                <w:color w:val="FFFFFF" w:themeColor="background1"/>
                <w:sz w:val="18"/>
                <w:szCs w:val="18"/>
              </w:rPr>
            </w:pPr>
            <w:proofErr w:type="spellStart"/>
            <w:ins w:id="739" w:author="Alikhan Serik" w:date="2026-07-02T15:52:00Z" w16du:dateUtc="2026-07-02T10:52:00Z">
              <w:r>
                <w:rPr>
                  <w:b/>
                </w:rPr>
                <w:t>first_name</w:t>
              </w:r>
            </w:ins>
            <w:proofErr w:type="spellEnd"/>
          </w:p>
        </w:tc>
        <w:tc>
          <w:tcPr>
            <w:tcW w:w="2621" w:type="dxa"/>
            <w:shd w:val="clear" w:color="auto" w:fill="76CDD8"/>
            <w:tcPrChange w:id="740" w:author="Alikhan Serik" w:date="2026-07-02T15:58:00Z" w16du:dateUtc="2026-07-02T10:58:00Z">
              <w:tcPr>
                <w:tcW w:w="1917" w:type="dxa"/>
                <w:gridSpan w:val="2"/>
                <w:shd w:val="clear" w:color="auto" w:fill="76CDD8"/>
              </w:tcPr>
            </w:tcPrChange>
          </w:tcPr>
          <w:p w14:paraId="3E335E4B" w14:textId="4D9003AB" w:rsidR="00685053" w:rsidRPr="00BE17E0" w:rsidRDefault="00685053" w:rsidP="00CB2F43">
            <w:pPr>
              <w:pStyle w:val="BodyText"/>
              <w:widowControl w:val="0"/>
              <w:spacing w:line="360" w:lineRule="auto"/>
              <w:jc w:val="center"/>
              <w:rPr>
                <w:ins w:id="741" w:author="Alikhan Serik" w:date="2026-07-02T15:51:00Z" w16du:dateUtc="2026-07-02T10:51:00Z"/>
                <w:color w:val="FFFFFF" w:themeColor="background1"/>
                <w:sz w:val="18"/>
                <w:szCs w:val="18"/>
              </w:rPr>
            </w:pPr>
            <w:proofErr w:type="spellStart"/>
            <w:ins w:id="742" w:author="Alikhan Serik" w:date="2026-07-02T15:52:00Z" w16du:dateUtc="2026-07-02T10:52:00Z">
              <w:r>
                <w:rPr>
                  <w:b/>
                </w:rPr>
                <w:t>last_name</w:t>
              </w:r>
            </w:ins>
            <w:proofErr w:type="spellEnd"/>
          </w:p>
        </w:tc>
        <w:tc>
          <w:tcPr>
            <w:tcW w:w="1617" w:type="dxa"/>
            <w:shd w:val="clear" w:color="auto" w:fill="76CDD8"/>
            <w:tcPrChange w:id="743" w:author="Alikhan Serik" w:date="2026-07-02T15:58:00Z" w16du:dateUtc="2026-07-02T10:58:00Z">
              <w:tcPr>
                <w:tcW w:w="1917" w:type="dxa"/>
                <w:gridSpan w:val="2"/>
                <w:shd w:val="clear" w:color="auto" w:fill="76CDD8"/>
              </w:tcPr>
            </w:tcPrChange>
          </w:tcPr>
          <w:p w14:paraId="7A165EFB" w14:textId="28E9874C" w:rsidR="00685053" w:rsidRPr="00BE17E0" w:rsidRDefault="00685053" w:rsidP="00CB2F43">
            <w:pPr>
              <w:pStyle w:val="BodyText"/>
              <w:widowControl w:val="0"/>
              <w:spacing w:line="360" w:lineRule="auto"/>
              <w:jc w:val="center"/>
              <w:rPr>
                <w:ins w:id="744" w:author="Alikhan Serik" w:date="2026-07-02T15:51:00Z" w16du:dateUtc="2026-07-02T10:51:00Z"/>
                <w:color w:val="FFFFFF" w:themeColor="background1"/>
                <w:sz w:val="18"/>
                <w:szCs w:val="18"/>
              </w:rPr>
            </w:pPr>
            <w:ins w:id="745" w:author="Alikhan Serik" w:date="2026-07-02T15:52:00Z" w16du:dateUtc="2026-07-02T10:52:00Z">
              <w:r>
                <w:rPr>
                  <w:b/>
                </w:rPr>
                <w:t>email</w:t>
              </w:r>
            </w:ins>
          </w:p>
        </w:tc>
        <w:tc>
          <w:tcPr>
            <w:tcW w:w="1617" w:type="dxa"/>
            <w:shd w:val="clear" w:color="auto" w:fill="76CDD8"/>
            <w:tcPrChange w:id="746" w:author="Alikhan Serik" w:date="2026-07-02T15:58:00Z" w16du:dateUtc="2026-07-02T10:58:00Z">
              <w:tcPr>
                <w:tcW w:w="1917" w:type="dxa"/>
                <w:gridSpan w:val="2"/>
                <w:shd w:val="clear" w:color="auto" w:fill="76CDD8"/>
              </w:tcPr>
            </w:tcPrChange>
          </w:tcPr>
          <w:p w14:paraId="01CE690C" w14:textId="32038B00" w:rsidR="00685053" w:rsidRDefault="00685053" w:rsidP="00CB2F43">
            <w:pPr>
              <w:pStyle w:val="BodyText"/>
              <w:widowControl w:val="0"/>
              <w:spacing w:line="360" w:lineRule="auto"/>
              <w:jc w:val="center"/>
              <w:rPr>
                <w:ins w:id="747" w:author="Alikhan Serik" w:date="2026-07-02T15:58:00Z" w16du:dateUtc="2026-07-02T10:58:00Z"/>
                <w:b/>
              </w:rPr>
            </w:pPr>
            <w:ins w:id="748" w:author="Alikhan Serik" w:date="2026-07-02T15:59:00Z" w16du:dateUtc="2026-07-02T10:59:00Z">
              <w:r>
                <w:rPr>
                  <w:b/>
                </w:rPr>
                <w:t>phone</w:t>
              </w:r>
            </w:ins>
          </w:p>
        </w:tc>
        <w:tc>
          <w:tcPr>
            <w:tcW w:w="1617" w:type="dxa"/>
            <w:shd w:val="clear" w:color="auto" w:fill="76CDD8"/>
            <w:tcPrChange w:id="749" w:author="Alikhan Serik" w:date="2026-07-02T15:58:00Z" w16du:dateUtc="2026-07-02T10:58:00Z">
              <w:tcPr>
                <w:tcW w:w="1917" w:type="dxa"/>
                <w:gridSpan w:val="2"/>
                <w:shd w:val="clear" w:color="auto" w:fill="76CDD8"/>
              </w:tcPr>
            </w:tcPrChange>
          </w:tcPr>
          <w:p w14:paraId="7AEAE9C1" w14:textId="4057C286" w:rsidR="00685053" w:rsidRPr="00BE17E0" w:rsidRDefault="00685053" w:rsidP="00CB2F43">
            <w:pPr>
              <w:pStyle w:val="BodyText"/>
              <w:widowControl w:val="0"/>
              <w:spacing w:line="360" w:lineRule="auto"/>
              <w:jc w:val="center"/>
              <w:rPr>
                <w:ins w:id="750" w:author="Alikhan Serik" w:date="2026-07-02T15:52:00Z" w16du:dateUtc="2026-07-02T10:52:00Z"/>
                <w:color w:val="FFFFFF" w:themeColor="background1"/>
                <w:sz w:val="18"/>
                <w:szCs w:val="18"/>
              </w:rPr>
            </w:pPr>
            <w:proofErr w:type="spellStart"/>
            <w:ins w:id="751" w:author="Alikhan Serik" w:date="2026-07-02T15:52:00Z" w16du:dateUtc="2026-07-02T10:52:00Z">
              <w:r>
                <w:rPr>
                  <w:b/>
                </w:rPr>
                <w:t>is_firm</w:t>
              </w:r>
              <w:proofErr w:type="spellEnd"/>
            </w:ins>
          </w:p>
        </w:tc>
      </w:tr>
      <w:tr w:rsidR="00685053" w:rsidRPr="00CB2F43" w14:paraId="47F34879" w14:textId="211687A7" w:rsidTr="00685053">
        <w:trPr>
          <w:trHeight w:val="406"/>
          <w:ins w:id="752" w:author="Alikhan Serik" w:date="2026-07-02T15:51:00Z"/>
          <w:trPrChange w:id="753" w:author="Alikhan Serik" w:date="2026-07-02T15:58:00Z" w16du:dateUtc="2026-07-02T10:58:00Z">
            <w:trPr>
              <w:gridBefore w:val="1"/>
              <w:trHeight w:val="417"/>
            </w:trPr>
          </w:trPrChange>
        </w:trPr>
        <w:tc>
          <w:tcPr>
            <w:tcW w:w="529" w:type="dxa"/>
            <w:tcPrChange w:id="754" w:author="Alikhan Serik" w:date="2026-07-02T15:58:00Z" w16du:dateUtc="2026-07-02T10:58:00Z">
              <w:tcPr>
                <w:tcW w:w="1917" w:type="dxa"/>
                <w:gridSpan w:val="2"/>
              </w:tcPr>
            </w:tcPrChange>
          </w:tcPr>
          <w:p w14:paraId="6A5FCD63" w14:textId="7D133D96" w:rsidR="00685053" w:rsidRPr="00B81B4B" w:rsidRDefault="00685053" w:rsidP="00CB2F43">
            <w:pPr>
              <w:pStyle w:val="BodyText"/>
              <w:rPr>
                <w:ins w:id="755" w:author="Alikhan Serik" w:date="2026-07-02T15:51:00Z" w16du:dateUtc="2026-07-02T10:51:00Z"/>
                <w:color w:val="404040" w:themeColor="text1" w:themeTint="BF"/>
              </w:rPr>
            </w:pPr>
            <w:ins w:id="756" w:author="Alikhan Serik" w:date="2026-07-02T15:52:00Z" w16du:dateUtc="2026-07-02T10:52:00Z">
              <w:r>
                <w:t>1</w:t>
              </w:r>
            </w:ins>
          </w:p>
        </w:tc>
        <w:tc>
          <w:tcPr>
            <w:tcW w:w="1701" w:type="dxa"/>
            <w:tcPrChange w:id="757" w:author="Alikhan Serik" w:date="2026-07-02T15:58:00Z" w16du:dateUtc="2026-07-02T10:58:00Z">
              <w:tcPr>
                <w:tcW w:w="1917" w:type="dxa"/>
                <w:gridSpan w:val="2"/>
              </w:tcPr>
            </w:tcPrChange>
          </w:tcPr>
          <w:p w14:paraId="78573ED4" w14:textId="662EA99D" w:rsidR="00685053" w:rsidRPr="00B81B4B" w:rsidRDefault="00685053" w:rsidP="00CB2F43">
            <w:pPr>
              <w:pStyle w:val="BodyText"/>
              <w:rPr>
                <w:ins w:id="758" w:author="Alikhan Serik" w:date="2026-07-02T15:51:00Z" w16du:dateUtc="2026-07-02T10:51:00Z"/>
                <w:color w:val="404040" w:themeColor="text1" w:themeTint="BF"/>
              </w:rPr>
            </w:pPr>
            <w:proofErr w:type="spellStart"/>
            <w:ins w:id="759" w:author="Alikhan Serik" w:date="2026-07-02T15:52:00Z" w16du:dateUtc="2026-07-02T10:52:00Z">
              <w:r>
                <w:t>Иван</w:t>
              </w:r>
            </w:ins>
            <w:proofErr w:type="spellEnd"/>
          </w:p>
        </w:tc>
        <w:tc>
          <w:tcPr>
            <w:tcW w:w="2621" w:type="dxa"/>
            <w:tcPrChange w:id="760" w:author="Alikhan Serik" w:date="2026-07-02T15:58:00Z" w16du:dateUtc="2026-07-02T10:58:00Z">
              <w:tcPr>
                <w:tcW w:w="1917" w:type="dxa"/>
                <w:gridSpan w:val="2"/>
              </w:tcPr>
            </w:tcPrChange>
          </w:tcPr>
          <w:p w14:paraId="4612527C" w14:textId="272DCB45" w:rsidR="00685053" w:rsidRPr="00CB2F43" w:rsidRDefault="00685053" w:rsidP="00CB2F43">
            <w:pPr>
              <w:pStyle w:val="BodyText"/>
              <w:rPr>
                <w:ins w:id="761" w:author="Alikhan Serik" w:date="2026-07-02T15:51:00Z" w16du:dateUtc="2026-07-02T10:51:00Z"/>
                <w:color w:val="404040" w:themeColor="text1" w:themeTint="BF"/>
              </w:rPr>
            </w:pPr>
            <w:proofErr w:type="spellStart"/>
            <w:ins w:id="762" w:author="Alikhan Serik" w:date="2026-07-02T15:52:00Z" w16du:dateUtc="2026-07-02T10:52:00Z">
              <w:r>
                <w:t>Иванов</w:t>
              </w:r>
            </w:ins>
            <w:proofErr w:type="spellEnd"/>
          </w:p>
        </w:tc>
        <w:tc>
          <w:tcPr>
            <w:tcW w:w="1617" w:type="dxa"/>
            <w:tcPrChange w:id="763" w:author="Alikhan Serik" w:date="2026-07-02T15:58:00Z" w16du:dateUtc="2026-07-02T10:58:00Z">
              <w:tcPr>
                <w:tcW w:w="1917" w:type="dxa"/>
                <w:gridSpan w:val="2"/>
              </w:tcPr>
            </w:tcPrChange>
          </w:tcPr>
          <w:p w14:paraId="01EA9178" w14:textId="407F30F9" w:rsidR="00685053" w:rsidRPr="0043195E" w:rsidRDefault="00685053" w:rsidP="00CB2F43">
            <w:pPr>
              <w:pStyle w:val="BodyText"/>
              <w:rPr>
                <w:ins w:id="764" w:author="Alikhan Serik" w:date="2026-07-02T15:51:00Z" w16du:dateUtc="2026-07-02T10:51:00Z"/>
              </w:rPr>
            </w:pPr>
            <w:ins w:id="765" w:author="Alikhan Serik" w:date="2026-07-02T15:53:00Z" w16du:dateUtc="2026-07-02T10:53:00Z">
              <w:r>
                <w:fldChar w:fldCharType="begin"/>
              </w:r>
              <w:r>
                <w:instrText>HYPERLINK "mailto:ivan@example.kz"</w:instrText>
              </w:r>
              <w:r>
                <w:fldChar w:fldCharType="separate"/>
              </w:r>
              <w:r w:rsidRPr="00F24E09">
                <w:rPr>
                  <w:rStyle w:val="Hyperlink"/>
                </w:rPr>
                <w:t>ivan@example.kz</w:t>
              </w:r>
              <w:r>
                <w:fldChar w:fldCharType="end"/>
              </w:r>
            </w:ins>
          </w:p>
        </w:tc>
        <w:tc>
          <w:tcPr>
            <w:tcW w:w="1617" w:type="dxa"/>
            <w:tcPrChange w:id="766" w:author="Alikhan Serik" w:date="2026-07-02T15:58:00Z" w16du:dateUtc="2026-07-02T10:58:00Z">
              <w:tcPr>
                <w:tcW w:w="1917" w:type="dxa"/>
                <w:gridSpan w:val="2"/>
              </w:tcPr>
            </w:tcPrChange>
          </w:tcPr>
          <w:p w14:paraId="3C36B38A" w14:textId="056191FB" w:rsidR="00685053" w:rsidRDefault="00685053" w:rsidP="00CB2F43">
            <w:pPr>
              <w:pStyle w:val="BodyText"/>
              <w:rPr>
                <w:ins w:id="767" w:author="Alikhan Serik" w:date="2026-07-02T15:58:00Z" w16du:dateUtc="2026-07-02T10:58:00Z"/>
              </w:rPr>
            </w:pPr>
            <w:ins w:id="768" w:author="Alikhan Serik" w:date="2026-07-02T15:59:00Z" w16du:dateUtc="2026-07-02T10:59:00Z">
              <w:r>
                <w:t>null</w:t>
              </w:r>
            </w:ins>
          </w:p>
        </w:tc>
        <w:tc>
          <w:tcPr>
            <w:tcW w:w="1617" w:type="dxa"/>
            <w:tcPrChange w:id="769" w:author="Alikhan Serik" w:date="2026-07-02T15:58:00Z" w16du:dateUtc="2026-07-02T10:58:00Z">
              <w:tcPr>
                <w:tcW w:w="1917" w:type="dxa"/>
                <w:gridSpan w:val="2"/>
              </w:tcPr>
            </w:tcPrChange>
          </w:tcPr>
          <w:p w14:paraId="785ED2ED" w14:textId="66A0A715" w:rsidR="00685053" w:rsidRPr="0043195E" w:rsidRDefault="00685053" w:rsidP="00CB2F43">
            <w:pPr>
              <w:pStyle w:val="BodyText"/>
              <w:rPr>
                <w:ins w:id="770" w:author="Alikhan Serik" w:date="2026-07-02T15:52:00Z" w16du:dateUtc="2026-07-02T10:52:00Z"/>
              </w:rPr>
            </w:pPr>
            <w:ins w:id="771" w:author="Alikhan Serik" w:date="2026-07-02T15:52:00Z" w16du:dateUtc="2026-07-02T10:52:00Z">
              <w:r>
                <w:t>false</w:t>
              </w:r>
            </w:ins>
          </w:p>
        </w:tc>
      </w:tr>
      <w:tr w:rsidR="00685053" w:rsidRPr="00CB2F43" w14:paraId="65DC4502" w14:textId="77777777" w:rsidTr="00685053">
        <w:trPr>
          <w:trHeight w:val="406"/>
          <w:ins w:id="772" w:author="Alikhan Serik" w:date="2026-07-02T15:52:00Z"/>
          <w:trPrChange w:id="773" w:author="Alikhan Serik" w:date="2026-07-02T15:58:00Z" w16du:dateUtc="2026-07-02T10:58:00Z">
            <w:trPr>
              <w:gridBefore w:val="1"/>
              <w:trHeight w:val="417"/>
            </w:trPr>
          </w:trPrChange>
        </w:trPr>
        <w:tc>
          <w:tcPr>
            <w:tcW w:w="529" w:type="dxa"/>
            <w:tcPrChange w:id="774" w:author="Alikhan Serik" w:date="2026-07-02T15:58:00Z" w16du:dateUtc="2026-07-02T10:58:00Z">
              <w:tcPr>
                <w:tcW w:w="1917" w:type="dxa"/>
                <w:gridSpan w:val="2"/>
              </w:tcPr>
            </w:tcPrChange>
          </w:tcPr>
          <w:p w14:paraId="75CCB79C" w14:textId="4E505AA2" w:rsidR="00685053" w:rsidRDefault="00685053" w:rsidP="00CB2F43">
            <w:pPr>
              <w:pStyle w:val="BodyText"/>
              <w:rPr>
                <w:ins w:id="775" w:author="Alikhan Serik" w:date="2026-07-02T15:52:00Z" w16du:dateUtc="2026-07-02T10:52:00Z"/>
              </w:rPr>
            </w:pPr>
            <w:ins w:id="776" w:author="Alikhan Serik" w:date="2026-07-02T15:52:00Z" w16du:dateUtc="2026-07-02T10:52:00Z">
              <w:r>
                <w:t>2</w:t>
              </w:r>
            </w:ins>
          </w:p>
        </w:tc>
        <w:tc>
          <w:tcPr>
            <w:tcW w:w="1701" w:type="dxa"/>
            <w:tcPrChange w:id="777" w:author="Alikhan Serik" w:date="2026-07-02T15:58:00Z" w16du:dateUtc="2026-07-02T10:58:00Z">
              <w:tcPr>
                <w:tcW w:w="1917" w:type="dxa"/>
                <w:gridSpan w:val="2"/>
              </w:tcPr>
            </w:tcPrChange>
          </w:tcPr>
          <w:p w14:paraId="49ACDF2C" w14:textId="7DC80131" w:rsidR="00685053" w:rsidRDefault="00685053" w:rsidP="00CB2F43">
            <w:pPr>
              <w:pStyle w:val="BodyText"/>
              <w:rPr>
                <w:ins w:id="778" w:author="Alikhan Serik" w:date="2026-07-02T15:52:00Z" w16du:dateUtc="2026-07-02T10:52:00Z"/>
              </w:rPr>
            </w:pPr>
            <w:proofErr w:type="spellStart"/>
            <w:ins w:id="779" w:author="Alikhan Serik" w:date="2026-07-02T15:52:00Z" w16du:dateUtc="2026-07-02T10:52:00Z">
              <w:r>
                <w:t>Антиквариат</w:t>
              </w:r>
              <w:proofErr w:type="spellEnd"/>
              <w:r>
                <w:t xml:space="preserve"> П</w:t>
              </w:r>
            </w:ins>
          </w:p>
        </w:tc>
        <w:tc>
          <w:tcPr>
            <w:tcW w:w="2621" w:type="dxa"/>
            <w:tcPrChange w:id="780" w:author="Alikhan Serik" w:date="2026-07-02T15:58:00Z" w16du:dateUtc="2026-07-02T10:58:00Z">
              <w:tcPr>
                <w:tcW w:w="1917" w:type="dxa"/>
                <w:gridSpan w:val="2"/>
              </w:tcPr>
            </w:tcPrChange>
          </w:tcPr>
          <w:p w14:paraId="07FA6C6F" w14:textId="3D9527DC" w:rsidR="00685053" w:rsidRDefault="00685053" w:rsidP="00CB2F43">
            <w:pPr>
              <w:pStyle w:val="BodyText"/>
              <w:rPr>
                <w:ins w:id="781" w:author="Alikhan Serik" w:date="2026-07-02T15:52:00Z" w16du:dateUtc="2026-07-02T10:52:00Z"/>
              </w:rPr>
            </w:pPr>
            <w:ins w:id="782" w:author="Alikhan Serik" w:date="2026-07-02T15:58:00Z" w16du:dateUtc="2026-07-02T10:58:00Z">
              <w:r>
                <w:t>…</w:t>
              </w:r>
            </w:ins>
          </w:p>
        </w:tc>
        <w:tc>
          <w:tcPr>
            <w:tcW w:w="1617" w:type="dxa"/>
            <w:tcPrChange w:id="783" w:author="Alikhan Serik" w:date="2026-07-02T15:58:00Z" w16du:dateUtc="2026-07-02T10:58:00Z">
              <w:tcPr>
                <w:tcW w:w="1917" w:type="dxa"/>
                <w:gridSpan w:val="2"/>
              </w:tcPr>
            </w:tcPrChange>
          </w:tcPr>
          <w:p w14:paraId="2D1EA2CF" w14:textId="53BAEEF6" w:rsidR="00685053" w:rsidRDefault="00685053" w:rsidP="00CB2F43">
            <w:pPr>
              <w:pStyle w:val="BodyText"/>
              <w:rPr>
                <w:ins w:id="784" w:author="Alikhan Serik" w:date="2026-07-02T15:52:00Z" w16du:dateUtc="2026-07-02T10:52:00Z"/>
              </w:rPr>
            </w:pPr>
            <w:ins w:id="785" w:author="Alikhan Serik" w:date="2026-07-02T15:54:00Z" w16du:dateUtc="2026-07-02T10:54:00Z">
              <w:r>
                <w:fldChar w:fldCharType="begin"/>
              </w:r>
              <w:r>
                <w:instrText>HYPERLINK "mailto:i</w:instrText>
              </w:r>
            </w:ins>
            <w:ins w:id="786" w:author="Alikhan Serik" w:date="2026-07-02T15:52:00Z" w16du:dateUtc="2026-07-02T10:52:00Z">
              <w:r>
                <w:instrText>nf</w:instrText>
              </w:r>
            </w:ins>
            <w:ins w:id="787" w:author="Alikhan Serik" w:date="2026-07-02T15:53:00Z" w16du:dateUtc="2026-07-02T10:53:00Z">
              <w:r>
                <w:instrText>o@example</w:instrText>
              </w:r>
            </w:ins>
            <w:ins w:id="788" w:author="Alikhan Serik" w:date="2026-07-02T15:54:00Z" w16du:dateUtc="2026-07-02T10:54:00Z">
              <w:r>
                <w:instrText>.kz"</w:instrText>
              </w:r>
              <w:r>
                <w:fldChar w:fldCharType="separate"/>
              </w:r>
              <w:r w:rsidRPr="00F24E09">
                <w:rPr>
                  <w:rStyle w:val="Hyperlink"/>
                </w:rPr>
                <w:t>i</w:t>
              </w:r>
            </w:ins>
            <w:ins w:id="789" w:author="Alikhan Serik" w:date="2026-07-02T15:52:00Z" w16du:dateUtc="2026-07-02T10:52:00Z">
              <w:r w:rsidRPr="00F24E09">
                <w:rPr>
                  <w:rStyle w:val="Hyperlink"/>
                </w:rPr>
                <w:t>nf</w:t>
              </w:r>
            </w:ins>
            <w:ins w:id="790" w:author="Alikhan Serik" w:date="2026-07-02T15:53:00Z" w16du:dateUtc="2026-07-02T10:53:00Z">
              <w:r w:rsidRPr="00F24E09">
                <w:rPr>
                  <w:rStyle w:val="Hyperlink"/>
                </w:rPr>
                <w:t>o@example</w:t>
              </w:r>
            </w:ins>
            <w:ins w:id="791" w:author="Alikhan Serik" w:date="2026-07-02T15:54:00Z" w16du:dateUtc="2026-07-02T10:54:00Z">
              <w:r w:rsidRPr="00F24E09">
                <w:rPr>
                  <w:rStyle w:val="Hyperlink"/>
                </w:rPr>
                <w:t>.kz</w:t>
              </w:r>
              <w:r>
                <w:fldChar w:fldCharType="end"/>
              </w:r>
              <w:r>
                <w:t xml:space="preserve"> </w:t>
              </w:r>
            </w:ins>
          </w:p>
        </w:tc>
        <w:tc>
          <w:tcPr>
            <w:tcW w:w="1617" w:type="dxa"/>
            <w:tcPrChange w:id="792" w:author="Alikhan Serik" w:date="2026-07-02T15:58:00Z" w16du:dateUtc="2026-07-02T10:58:00Z">
              <w:tcPr>
                <w:tcW w:w="1917" w:type="dxa"/>
                <w:gridSpan w:val="2"/>
              </w:tcPr>
            </w:tcPrChange>
          </w:tcPr>
          <w:p w14:paraId="22DD8229" w14:textId="56BCB615" w:rsidR="00685053" w:rsidRPr="001A6100" w:rsidRDefault="00685053" w:rsidP="00CB2F43">
            <w:pPr>
              <w:pStyle w:val="BodyText"/>
              <w:rPr>
                <w:ins w:id="793" w:author="Alikhan Serik" w:date="2026-07-02T15:58:00Z" w16du:dateUtc="2026-07-02T10:58:00Z"/>
                <w:lang w:val="kk-KZ"/>
                <w:rPrChange w:id="794" w:author="Alikhan Serik" w:date="2026-07-02T16:00:00Z" w16du:dateUtc="2026-07-02T11:00:00Z">
                  <w:rPr>
                    <w:ins w:id="795" w:author="Alikhan Serik" w:date="2026-07-02T15:58:00Z" w16du:dateUtc="2026-07-02T10:58:00Z"/>
                  </w:rPr>
                </w:rPrChange>
              </w:rPr>
            </w:pPr>
            <w:ins w:id="796" w:author="Alikhan Serik" w:date="2026-07-02T16:00:00Z" w16du:dateUtc="2026-07-02T11:00:00Z">
              <w:r>
                <w:t>null</w:t>
              </w:r>
            </w:ins>
          </w:p>
        </w:tc>
        <w:tc>
          <w:tcPr>
            <w:tcW w:w="1617" w:type="dxa"/>
            <w:tcPrChange w:id="797" w:author="Alikhan Serik" w:date="2026-07-02T15:58:00Z" w16du:dateUtc="2026-07-02T10:58:00Z">
              <w:tcPr>
                <w:tcW w:w="1917" w:type="dxa"/>
                <w:gridSpan w:val="2"/>
              </w:tcPr>
            </w:tcPrChange>
          </w:tcPr>
          <w:p w14:paraId="0B58B9CB" w14:textId="1992769F" w:rsidR="00685053" w:rsidRDefault="00685053" w:rsidP="00CB2F43">
            <w:pPr>
              <w:pStyle w:val="BodyText"/>
              <w:rPr>
                <w:ins w:id="798" w:author="Alikhan Serik" w:date="2026-07-02T15:52:00Z" w16du:dateUtc="2026-07-02T10:52:00Z"/>
              </w:rPr>
            </w:pPr>
            <w:ins w:id="799" w:author="Alikhan Serik" w:date="2026-07-02T15:52:00Z" w16du:dateUtc="2026-07-02T10:52:00Z">
              <w:r>
                <w:t>true</w:t>
              </w:r>
            </w:ins>
          </w:p>
        </w:tc>
      </w:tr>
    </w:tbl>
    <w:p w14:paraId="1C8B7E32" w14:textId="77777777" w:rsidR="00BE17E0" w:rsidRPr="006F645E" w:rsidRDefault="00BE17E0" w:rsidP="006F645E">
      <w:pPr>
        <w:pStyle w:val="BodyText"/>
      </w:pPr>
    </w:p>
    <w:sectPr w:rsidR="00BE17E0" w:rsidRPr="006F645E" w:rsidSect="0076784B">
      <w:headerReference w:type="default" r:id="rId12"/>
      <w:footerReference w:type="default" r:id="rId13"/>
      <w:footerReference w:type="first" r:id="rId14"/>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A28E0" w14:textId="77777777" w:rsidR="00731872" w:rsidRDefault="00731872" w:rsidP="00500742">
      <w:pPr>
        <w:spacing w:line="240" w:lineRule="auto"/>
      </w:pPr>
      <w:r>
        <w:separator/>
      </w:r>
    </w:p>
  </w:endnote>
  <w:endnote w:type="continuationSeparator" w:id="0">
    <w:p w14:paraId="06C3EBEC" w14:textId="77777777" w:rsidR="00731872" w:rsidRDefault="00731872" w:rsidP="00500742">
      <w:pPr>
        <w:spacing w:line="240" w:lineRule="auto"/>
      </w:pPr>
      <w:r>
        <w:continuationSeparator/>
      </w:r>
    </w:p>
  </w:endnote>
  <w:endnote w:type="continuationNotice" w:id="1">
    <w:p w14:paraId="67CDF480" w14:textId="77777777" w:rsidR="00731872" w:rsidRDefault="0073187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CC"/>
    <w:family w:val="swiss"/>
    <w:pitch w:val="variable"/>
    <w:sig w:usb0="00000687" w:usb1="00000000" w:usb2="00000000" w:usb3="00000000" w:csb0="0000009F" w:csb1="00000000"/>
  </w:font>
  <w:font w:name="Arial Black">
    <w:panose1 w:val="020B0A04020102020204"/>
    <w:charset w:val="CC"/>
    <w:family w:val="swiss"/>
    <w:pitch w:val="variable"/>
    <w:sig w:usb0="A00002AF" w:usb1="400078FB" w:usb2="00000000" w:usb3="00000000" w:csb0="0000009F"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CA6901"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CA6901" w:rsidRDefault="000370D4" w:rsidP="002A572B">
          <w:pPr>
            <w:pStyle w:val="Footer"/>
          </w:pPr>
          <w:fldSimple w:instr=" DOCPROPERTY  Classification  \* MERGEFORMAT ">
            <w:r>
              <w:t>Confidential</w:t>
            </w:r>
          </w:fldSimple>
          <w:r w:rsidR="005D1735">
            <w:tab/>
          </w:r>
        </w:p>
      </w:tc>
    </w:tr>
  </w:tbl>
  <w:p w14:paraId="629B217E" w14:textId="77777777" w:rsidR="00CA6901"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CA6901" w:rsidRDefault="005D1735" w:rsidP="0076784B">
          <w:pPr>
            <w:pStyle w:val="Footer"/>
            <w:rPr>
              <w:b/>
            </w:rPr>
          </w:pPr>
          <w:r>
            <w:rPr>
              <w:b/>
            </w:rPr>
            <w:t>Legal Notice:</w:t>
          </w:r>
        </w:p>
      </w:tc>
      <w:tc>
        <w:tcPr>
          <w:tcW w:w="7613" w:type="dxa"/>
          <w:vAlign w:val="center"/>
          <w:hideMark/>
        </w:tcPr>
        <w:p w14:paraId="36AA4F7F" w14:textId="77777777" w:rsidR="00CA6901"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CA6901" w:rsidRDefault="000370D4" w:rsidP="0076784B">
          <w:pPr>
            <w:pStyle w:val="Footer"/>
          </w:pPr>
          <w:fldSimple w:instr=" DOCPROPERTY  Classification  \* MERGEFORMAT ">
            <w:r>
              <w:t>Confidential</w:t>
            </w:r>
          </w:fldSimple>
        </w:p>
      </w:tc>
    </w:tr>
  </w:tbl>
  <w:p w14:paraId="56E23E29" w14:textId="77777777" w:rsidR="00CA6901"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36310" w14:textId="77777777" w:rsidR="00731872" w:rsidRDefault="00731872" w:rsidP="00500742">
      <w:pPr>
        <w:spacing w:line="240" w:lineRule="auto"/>
      </w:pPr>
      <w:r>
        <w:separator/>
      </w:r>
    </w:p>
  </w:footnote>
  <w:footnote w:type="continuationSeparator" w:id="0">
    <w:p w14:paraId="7E3BCB2D" w14:textId="77777777" w:rsidR="00731872" w:rsidRDefault="00731872" w:rsidP="00500742">
      <w:pPr>
        <w:spacing w:line="240" w:lineRule="auto"/>
      </w:pPr>
      <w:r>
        <w:continuationSeparator/>
      </w:r>
    </w:p>
  </w:footnote>
  <w:footnote w:type="continuationNotice" w:id="1">
    <w:p w14:paraId="13343FED" w14:textId="77777777" w:rsidR="00731872" w:rsidRDefault="0073187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CA6901"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CA6901" w:rsidRDefault="00CA6901" w:rsidP="002A572B">
          <w:pPr>
            <w:pStyle w:val="Header"/>
          </w:pPr>
        </w:p>
      </w:tc>
    </w:tr>
    <w:tr w:rsidR="002A572B" w14:paraId="7634FCD1" w14:textId="77777777" w:rsidTr="006366F2">
      <w:trPr>
        <w:trHeight w:val="340"/>
      </w:trPr>
      <w:tc>
        <w:tcPr>
          <w:tcW w:w="8121" w:type="dxa"/>
          <w:vAlign w:val="center"/>
          <w:hideMark/>
        </w:tcPr>
        <w:p w14:paraId="74F97D7D" w14:textId="543EBFF4" w:rsidR="00CA6901" w:rsidRDefault="00426215" w:rsidP="002A19FA">
          <w:pPr>
            <w:pStyle w:val="Header"/>
            <w:tabs>
              <w:tab w:val="clear" w:pos="0"/>
            </w:tabs>
          </w:pPr>
          <w:r>
            <w:t>Business Template</w:t>
          </w:r>
        </w:p>
      </w:tc>
      <w:tc>
        <w:tcPr>
          <w:tcW w:w="1377" w:type="dxa"/>
          <w:vAlign w:val="center"/>
          <w:hideMark/>
        </w:tcPr>
        <w:p w14:paraId="22501B53" w14:textId="77777777" w:rsidR="00CA6901"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CA6901"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2160" w:hanging="720"/>
      </w:pPr>
      <w:rPr>
        <w:rFonts w:ascii="Arial Black" w:hAnsi="Arial Black" w:hint="default"/>
        <w:b w:val="0"/>
        <w:i w:val="0"/>
        <w:color w:val="464547"/>
        <w:sz w:val="28"/>
      </w:rPr>
    </w:lvl>
    <w:lvl w:ilvl="1">
      <w:start w:val="1"/>
      <w:numFmt w:val="decimal"/>
      <w:pStyle w:val="Heading2"/>
      <w:lvlText w:val="%1.%2"/>
      <w:lvlJc w:val="left"/>
      <w:pPr>
        <w:ind w:left="2160"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3013C0"/>
    <w:multiLevelType w:val="hybridMultilevel"/>
    <w:tmpl w:val="C0423B28"/>
    <w:lvl w:ilvl="0" w:tplc="E556D012">
      <w:start w:val="1"/>
      <w:numFmt w:val="bullet"/>
      <w:lvlText w:val="-"/>
      <w:lvlJc w:val="left"/>
      <w:pPr>
        <w:ind w:left="360" w:hanging="360"/>
      </w:pPr>
      <w:rPr>
        <w:rFonts w:ascii="Trebuchet MS" w:eastAsia="Times New Roman" w:hAnsi="Trebuchet MS" w:cs="Times New Roman"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3"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15:restartNumberingAfterBreak="0">
    <w:nsid w:val="57DD6F34"/>
    <w:multiLevelType w:val="multilevel"/>
    <w:tmpl w:val="1436B0F0"/>
    <w:numStyleLink w:val="NumberList"/>
  </w:abstractNum>
  <w:abstractNum w:abstractNumId="15"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6" w15:restartNumberingAfterBreak="0">
    <w:nsid w:val="58771310"/>
    <w:multiLevelType w:val="hybridMultilevel"/>
    <w:tmpl w:val="4A54FD94"/>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7" w15:restartNumberingAfterBreak="0">
    <w:nsid w:val="623B3BB1"/>
    <w:multiLevelType w:val="hybridMultilevel"/>
    <w:tmpl w:val="ED7C4122"/>
    <w:lvl w:ilvl="0" w:tplc="2000000F">
      <w:start w:val="1"/>
      <w:numFmt w:val="decimal"/>
      <w:lvlText w:val="%1."/>
      <w:lvlJc w:val="left"/>
      <w:pPr>
        <w:ind w:left="360" w:hanging="360"/>
      </w:pPr>
      <w:rPr>
        <w:rFonts w:hint="default"/>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8"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8"/>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5"/>
  </w:num>
  <w:num w:numId="11" w16cid:durableId="262299757">
    <w:abstractNumId w:val="15"/>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3"/>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 w:numId="26" w16cid:durableId="921990943">
    <w:abstractNumId w:val="16"/>
  </w:num>
  <w:num w:numId="27" w16cid:durableId="1287347202">
    <w:abstractNumId w:val="12"/>
  </w:num>
  <w:num w:numId="28" w16cid:durableId="432287996">
    <w:abstractNumId w:val="1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khan Serik">
    <w15:presenceInfo w15:providerId="AD" w15:userId="S::240409@astanait.edu.kz::70201b06-5d71-4d6e-b3f2-077eaf7a1d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0C7A"/>
    <w:rsid w:val="0000152E"/>
    <w:rsid w:val="000149AE"/>
    <w:rsid w:val="0003566E"/>
    <w:rsid w:val="00036D9D"/>
    <w:rsid w:val="000370D4"/>
    <w:rsid w:val="00047819"/>
    <w:rsid w:val="00074855"/>
    <w:rsid w:val="00083D1B"/>
    <w:rsid w:val="000C3971"/>
    <w:rsid w:val="00104CAC"/>
    <w:rsid w:val="00125E85"/>
    <w:rsid w:val="00173F65"/>
    <w:rsid w:val="00192D26"/>
    <w:rsid w:val="001A6100"/>
    <w:rsid w:val="001D7953"/>
    <w:rsid w:val="002B3847"/>
    <w:rsid w:val="002C76CC"/>
    <w:rsid w:val="002E6935"/>
    <w:rsid w:val="00357E14"/>
    <w:rsid w:val="00407DD5"/>
    <w:rsid w:val="00426215"/>
    <w:rsid w:val="00444D3B"/>
    <w:rsid w:val="00480504"/>
    <w:rsid w:val="0048499B"/>
    <w:rsid w:val="004A4E69"/>
    <w:rsid w:val="00500742"/>
    <w:rsid w:val="00504C62"/>
    <w:rsid w:val="0057509B"/>
    <w:rsid w:val="00580835"/>
    <w:rsid w:val="005B10E3"/>
    <w:rsid w:val="005D1735"/>
    <w:rsid w:val="00666408"/>
    <w:rsid w:val="00685053"/>
    <w:rsid w:val="006C5206"/>
    <w:rsid w:val="006F645E"/>
    <w:rsid w:val="00731872"/>
    <w:rsid w:val="007B27B1"/>
    <w:rsid w:val="007C4361"/>
    <w:rsid w:val="00876D86"/>
    <w:rsid w:val="008B2029"/>
    <w:rsid w:val="008D0346"/>
    <w:rsid w:val="0094703C"/>
    <w:rsid w:val="00950730"/>
    <w:rsid w:val="00974743"/>
    <w:rsid w:val="009D7BE5"/>
    <w:rsid w:val="009E4BF9"/>
    <w:rsid w:val="009E7277"/>
    <w:rsid w:val="00AA68CA"/>
    <w:rsid w:val="00B00FF6"/>
    <w:rsid w:val="00B072EA"/>
    <w:rsid w:val="00B63965"/>
    <w:rsid w:val="00B83E56"/>
    <w:rsid w:val="00BE17E0"/>
    <w:rsid w:val="00C34164"/>
    <w:rsid w:val="00C403FF"/>
    <w:rsid w:val="00C901A0"/>
    <w:rsid w:val="00CA3310"/>
    <w:rsid w:val="00CA6901"/>
    <w:rsid w:val="00CB2F43"/>
    <w:rsid w:val="00CE6020"/>
    <w:rsid w:val="00D04DA9"/>
    <w:rsid w:val="00D20F53"/>
    <w:rsid w:val="00D61C9C"/>
    <w:rsid w:val="00D92224"/>
    <w:rsid w:val="00DD31D9"/>
    <w:rsid w:val="00E016A3"/>
    <w:rsid w:val="00E12ACE"/>
    <w:rsid w:val="00E15F7E"/>
    <w:rsid w:val="00E43D86"/>
    <w:rsid w:val="00EB54C0"/>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 w:type="character" w:styleId="UnresolvedMention">
    <w:name w:val="Unresolved Mention"/>
    <w:basedOn w:val="DefaultParagraphFont"/>
    <w:uiPriority w:val="99"/>
    <w:semiHidden/>
    <w:unhideWhenUsed/>
    <w:rsid w:val="00CB2F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1329</Words>
  <Characters>7577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Alikhan Serik</cp:lastModifiedBy>
  <cp:revision>3</cp:revision>
  <cp:lastPrinted>2021-02-26T07:14:00Z</cp:lastPrinted>
  <dcterms:created xsi:type="dcterms:W3CDTF">2026-07-02T11:01:00Z</dcterms:created>
  <dcterms:modified xsi:type="dcterms:W3CDTF">2026-07-02T11:07:00Z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